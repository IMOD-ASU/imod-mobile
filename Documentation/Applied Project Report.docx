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FC737" w14:textId="5E4CEE41" w:rsidR="00E64DB7" w:rsidRPr="00337AD4" w:rsidRDefault="001B298E" w:rsidP="00151985">
      <w:pPr>
        <w:pStyle w:val="Titledocument"/>
      </w:pPr>
      <w:r>
        <w:t xml:space="preserve">Design and Development of </w:t>
      </w:r>
      <w:ins w:id="2" w:author="Srividya Bansal" w:date="2017-05-01T10:53:00Z">
        <w:r w:rsidR="00B65D5B">
          <w:t xml:space="preserve">Instructional Module Development </w:t>
        </w:r>
      </w:ins>
      <w:del w:id="3" w:author="Srividya Bansal" w:date="2017-05-01T10:53:00Z">
        <w:r w:rsidDel="00B65D5B">
          <w:delText xml:space="preserve">IMOD </w:delText>
        </w:r>
      </w:del>
      <w:r>
        <w:t>System</w:t>
      </w:r>
      <w:ins w:id="4" w:author="Srividya Bansal" w:date="2017-05-01T10:53:00Z">
        <w:r w:rsidR="00B65D5B">
          <w:t xml:space="preserve"> (IMODS)</w:t>
        </w:r>
      </w:ins>
      <w:r>
        <w:t xml:space="preserve"> for Mobile Devices</w:t>
      </w:r>
    </w:p>
    <w:p w14:paraId="17F21AC2" w14:textId="77777777" w:rsidR="007950EC" w:rsidRDefault="001B298E" w:rsidP="00DE320A">
      <w:pPr>
        <w:pStyle w:val="Authors"/>
      </w:pPr>
      <w:bookmarkStart w:id="5" w:name="AU2"/>
      <w:r w:rsidRPr="00E22B58">
        <w:rPr>
          <w:rStyle w:val="FirstName"/>
          <w:caps/>
          <w:sz w:val="20"/>
          <w14:ligatures w14:val="standard"/>
        </w:rPr>
        <w:t>SOHAN MADHAV BANGARU</w:t>
      </w:r>
      <w:r w:rsidR="003814B1" w:rsidRPr="00E22B58">
        <w:rPr>
          <w:sz w:val="20"/>
        </w:rPr>
        <w:t xml:space="preserve">, </w:t>
      </w:r>
    </w:p>
    <w:p w14:paraId="5B3A37BC" w14:textId="3258B925" w:rsidR="00E64DB7" w:rsidRPr="00337AD4" w:rsidRDefault="001B298E" w:rsidP="00DE320A">
      <w:pPr>
        <w:pStyle w:val="Authors"/>
      </w:pPr>
      <w:r>
        <w:rPr>
          <w:rStyle w:val="OrgDiv"/>
          <w:rFonts w:cs="Linux Libertine"/>
          <w:color w:val="auto"/>
          <w:sz w:val="20"/>
          <w:szCs w:val="18"/>
          <w14:ligatures w14:val="standard"/>
        </w:rPr>
        <w:t xml:space="preserve">Graduate Student, </w:t>
      </w:r>
      <w:bookmarkStart w:id="6" w:name="AU9"/>
      <w:bookmarkEnd w:id="5"/>
      <w:r>
        <w:rPr>
          <w:rStyle w:val="OrgDiv"/>
          <w:rFonts w:cs="Linux Libertine"/>
          <w:color w:val="auto"/>
          <w:sz w:val="20"/>
          <w:szCs w:val="18"/>
          <w14:ligatures w14:val="standard"/>
        </w:rPr>
        <w:t>Software Engineering, CIDSE, Arizona State University</w:t>
      </w:r>
      <w:r w:rsidR="00DE320A">
        <w:rPr>
          <w:rStyle w:val="OrgDiv"/>
          <w:rFonts w:cs="Linux Libertine"/>
          <w:color w:val="auto"/>
          <w:sz w:val="20"/>
          <w:szCs w:val="18"/>
          <w14:ligatures w14:val="standard"/>
        </w:rPr>
        <w:t xml:space="preserve">, </w:t>
      </w:r>
      <w:hyperlink r:id="rId9" w:history="1">
        <w:r w:rsidR="00FF2B1B" w:rsidRPr="00DC6011">
          <w:rPr>
            <w:rStyle w:val="Hyperlink"/>
            <w:rFonts w:cs="Linux Libertine"/>
            <w:sz w:val="20"/>
            <w:szCs w:val="18"/>
            <w14:ligatures w14:val="standard"/>
          </w:rPr>
          <w:t>smbangar@asu.edu</w:t>
        </w:r>
      </w:hyperlink>
    </w:p>
    <w:bookmarkEnd w:id="6"/>
    <w:p w14:paraId="63790E53" w14:textId="32A9BED8" w:rsidR="00E64DB7" w:rsidRPr="00792C4D" w:rsidRDefault="00792C4D" w:rsidP="00C52361">
      <w:pPr>
        <w:pStyle w:val="Abstract"/>
        <w:pBdr>
          <w:top w:val="single" w:sz="4" w:space="3" w:color="auto"/>
        </w:pBdr>
        <w:rPr>
          <w:lang w:val="en-GB" w:eastAsia="ja-JP"/>
          <w14:ligatures w14:val="standard"/>
        </w:rPr>
      </w:pPr>
      <w:moveFromRangeStart w:id="7" w:author="Srividya Bansal" w:date="2017-05-01T10:52:00Z" w:name="move355255249"/>
      <w:moveFrom w:id="8" w:author="Srividya Bansal" w:date="2017-05-01T10:52:00Z">
        <w:del w:id="9" w:author="Srividya Bansal" w:date="2017-05-01T10:54:00Z">
          <w:r w:rsidDel="00B65D5B">
            <w:rPr>
              <w14:ligatures w14:val="standard"/>
            </w:rPr>
            <w:delText xml:space="preserve">A design, </w:delText>
          </w:r>
          <w:r w:rsidRPr="00792C4D" w:rsidDel="00B65D5B">
            <w:rPr>
              <w14:ligatures w14:val="standard"/>
            </w:rPr>
            <w:delText>approach</w:delText>
          </w:r>
          <w:r w:rsidDel="00B65D5B">
            <w:rPr>
              <w14:ligatures w14:val="standard"/>
            </w:rPr>
            <w:delText xml:space="preserve"> and implementation guidelines</w:delText>
          </w:r>
          <w:r w:rsidRPr="00792C4D" w:rsidDel="00B65D5B">
            <w:rPr>
              <w14:ligatures w14:val="standard"/>
            </w:rPr>
            <w:delText xml:space="preserve"> document to c</w:delText>
          </w:r>
          <w:r w:rsidDel="00B65D5B">
            <w:rPr>
              <w14:ligatures w14:val="standard"/>
            </w:rPr>
            <w:delText>reate an intuitive and elegant user i</w:delText>
          </w:r>
          <w:r w:rsidRPr="00792C4D" w:rsidDel="00B65D5B">
            <w:rPr>
              <w14:ligatures w14:val="standard"/>
            </w:rPr>
            <w:delText>nterface</w:delText>
          </w:r>
          <w:r w:rsidDel="00B65D5B">
            <w:rPr>
              <w14:ligatures w14:val="standard"/>
            </w:rPr>
            <w:delText xml:space="preserve"> (UI)</w:delText>
          </w:r>
          <w:r w:rsidRPr="00792C4D" w:rsidDel="00B65D5B">
            <w:rPr>
              <w14:ligatures w14:val="standard"/>
            </w:rPr>
            <w:delText xml:space="preserve"> for </w:delText>
          </w:r>
          <w:r w:rsidR="00230663" w:rsidDel="00B65D5B">
            <w:rPr>
              <w14:ligatures w14:val="standard"/>
            </w:rPr>
            <w:delText>IMODS</w:delText>
          </w:r>
          <w:r w:rsidRPr="00792C4D" w:rsidDel="00B65D5B">
            <w:rPr>
              <w14:ligatures w14:val="standard"/>
            </w:rPr>
            <w:delText xml:space="preserve"> (Instruction</w:delText>
          </w:r>
          <w:r w:rsidDel="00B65D5B">
            <w:rPr>
              <w14:ligatures w14:val="standard"/>
            </w:rPr>
            <w:delText>al Module De</w:delText>
          </w:r>
          <w:r w:rsidR="00BB0A51" w:rsidDel="00B65D5B">
            <w:rPr>
              <w14:ligatures w14:val="standard"/>
            </w:rPr>
            <w:delText>velopment</w:delText>
          </w:r>
          <w:r w:rsidR="006C7E82" w:rsidDel="00B65D5B">
            <w:rPr>
              <w14:ligatures w14:val="standard"/>
            </w:rPr>
            <w:delText xml:space="preserve"> System</w:delText>
          </w:r>
          <w:r w:rsidDel="00B65D5B">
            <w:rPr>
              <w14:ligatures w14:val="standard"/>
            </w:rPr>
            <w:delText xml:space="preserve">) mobile application. </w:delText>
          </w:r>
        </w:del>
      </w:moveFrom>
      <w:moveFromRangeEnd w:id="7"/>
      <w:del w:id="10" w:author="Srividya Bansal" w:date="2017-05-01T10:54:00Z">
        <w:r w:rsidR="00A251AA" w:rsidDel="00B65D5B">
          <w:rPr>
            <w14:ligatures w14:val="standard"/>
          </w:rPr>
          <w:delText xml:space="preserve">The </w:delText>
        </w:r>
      </w:del>
      <w:ins w:id="11" w:author="Srividya Bansal" w:date="2017-05-01T10:54:00Z">
        <w:del w:id="12" w:author="Srividya Bansal" w:date="2017-05-01T10:52:00Z">
          <w:r w:rsidR="00B65D5B" w:rsidDel="00B14762">
            <w:rPr>
              <w14:ligatures w14:val="standard"/>
            </w:rPr>
            <w:delText xml:space="preserve">A design, </w:delText>
          </w:r>
          <w:r w:rsidR="00B65D5B" w:rsidRPr="00792C4D" w:rsidDel="00B14762">
            <w:rPr>
              <w14:ligatures w14:val="standard"/>
            </w:rPr>
            <w:delText>approach</w:delText>
          </w:r>
          <w:r w:rsidR="00B65D5B" w:rsidDel="00B14762">
            <w:rPr>
              <w14:ligatures w14:val="standard"/>
            </w:rPr>
            <w:delText xml:space="preserve"> and implementation guidelines</w:delText>
          </w:r>
          <w:r w:rsidR="00B65D5B" w:rsidRPr="00792C4D" w:rsidDel="00B14762">
            <w:rPr>
              <w14:ligatures w14:val="standard"/>
            </w:rPr>
            <w:delText xml:space="preserve"> document to c</w:delText>
          </w:r>
          <w:r w:rsidR="00B65D5B" w:rsidDel="00B14762">
            <w:rPr>
              <w14:ligatures w14:val="standard"/>
            </w:rPr>
            <w:delText>reate an intuitive and elegant user i</w:delText>
          </w:r>
          <w:r w:rsidR="00B65D5B" w:rsidRPr="00792C4D" w:rsidDel="00B14762">
            <w:rPr>
              <w14:ligatures w14:val="standard"/>
            </w:rPr>
            <w:delText>nterface</w:delText>
          </w:r>
          <w:r w:rsidR="00B65D5B" w:rsidDel="00B14762">
            <w:rPr>
              <w14:ligatures w14:val="standard"/>
            </w:rPr>
            <w:delText xml:space="preserve"> (UI)</w:delText>
          </w:r>
          <w:r w:rsidR="00B65D5B" w:rsidRPr="00792C4D" w:rsidDel="00B14762">
            <w:rPr>
              <w14:ligatures w14:val="standard"/>
            </w:rPr>
            <w:delText xml:space="preserve"> for </w:delText>
          </w:r>
          <w:r w:rsidR="00B65D5B" w:rsidDel="00B14762">
            <w:rPr>
              <w14:ligatures w14:val="standard"/>
            </w:rPr>
            <w:delText>IMODS</w:delText>
          </w:r>
          <w:r w:rsidR="00B65D5B" w:rsidRPr="00792C4D" w:rsidDel="00B14762">
            <w:rPr>
              <w14:ligatures w14:val="standard"/>
            </w:rPr>
            <w:delText xml:space="preserve"> (Instruction</w:delText>
          </w:r>
          <w:r w:rsidR="00B65D5B" w:rsidDel="00B14762">
            <w:rPr>
              <w14:ligatures w14:val="standard"/>
            </w:rPr>
            <w:delText xml:space="preserve">al Module Development System) mobile application. </w:delText>
          </w:r>
        </w:del>
        <w:r w:rsidR="00B65D5B">
          <w:rPr>
            <w14:ligatures w14:val="standard"/>
          </w:rPr>
          <w:t>Instructional Module Development System (</w:t>
        </w:r>
      </w:ins>
      <w:r w:rsidR="00A251AA">
        <w:rPr>
          <w14:ligatures w14:val="standard"/>
        </w:rPr>
        <w:t>IMODS</w:t>
      </w:r>
      <w:ins w:id="13" w:author="Srividya Bansal" w:date="2017-05-01T10:54:00Z">
        <w:r w:rsidR="00B65D5B">
          <w:rPr>
            <w14:ligatures w14:val="standard"/>
          </w:rPr>
          <w:t>)</w:t>
        </w:r>
      </w:ins>
      <w:r w:rsidR="00A251AA">
        <w:rPr>
          <w14:ligatures w14:val="standard"/>
        </w:rPr>
        <w:t xml:space="preserve"> </w:t>
      </w:r>
      <w:del w:id="14" w:author="Srividya Bansal" w:date="2017-05-01T10:54:00Z">
        <w:r w:rsidR="00A251AA" w:rsidDel="00B65D5B">
          <w:rPr>
            <w14:ligatures w14:val="standard"/>
          </w:rPr>
          <w:delText>framework</w:delText>
        </w:r>
        <w:r w:rsidR="00840E7A" w:rsidDel="00B65D5B">
          <w:rPr>
            <w14:ligatures w14:val="standard"/>
          </w:rPr>
          <w:delText xml:space="preserve"> </w:delText>
        </w:r>
      </w:del>
      <w:r w:rsidR="00840E7A">
        <w:rPr>
          <w14:ligatures w14:val="standard"/>
        </w:rPr>
        <w:t xml:space="preserve">is </w:t>
      </w:r>
      <w:del w:id="15" w:author="Srividya Bansal" w:date="2017-05-01T10:55:00Z">
        <w:r w:rsidR="00840E7A" w:rsidDel="00B65D5B">
          <w:rPr>
            <w14:ligatures w14:val="standard"/>
          </w:rPr>
          <w:delText xml:space="preserve">an </w:delText>
        </w:r>
      </w:del>
      <w:ins w:id="16" w:author="Srividya Bansal" w:date="2017-05-01T10:55:00Z">
        <w:r w:rsidR="00B65D5B">
          <w:rPr>
            <w14:ligatures w14:val="standard"/>
          </w:rPr>
          <w:t>a web appl</w:t>
        </w:r>
        <w:r w:rsidR="002F2515">
          <w:rPr>
            <w14:ligatures w14:val="standard"/>
          </w:rPr>
          <w:t>ication that guides instructors through an outcome-based course design process.</w:t>
        </w:r>
        <w:r w:rsidR="00B65D5B">
          <w:rPr>
            <w14:ligatures w14:val="standard"/>
          </w:rPr>
          <w:t xml:space="preserve"> </w:t>
        </w:r>
      </w:ins>
      <w:del w:id="17" w:author="Srividya Bansal" w:date="2017-05-01T10:56:00Z">
        <w:r w:rsidR="00840E7A" w:rsidDel="005A6C03">
          <w:rPr>
            <w14:ligatures w14:val="standard"/>
          </w:rPr>
          <w:delText xml:space="preserve">effective </w:delText>
        </w:r>
      </w:del>
      <w:ins w:id="18" w:author="Srividya Bansal" w:date="2017-05-01T10:56:00Z">
        <w:r w:rsidR="005A6C03">
          <w:rPr>
            <w14:ligatures w14:val="standard"/>
          </w:rPr>
          <w:t xml:space="preserve">The underlying </w:t>
        </w:r>
        <w:r w:rsidR="00E81DFC">
          <w:rPr>
            <w14:ligatures w14:val="standard"/>
          </w:rPr>
          <w:t>theoretical framework of the IMODS</w:t>
        </w:r>
        <w:r w:rsidR="005A6C03">
          <w:rPr>
            <w14:ligatures w14:val="standard"/>
          </w:rPr>
          <w:t xml:space="preserve"> </w:t>
        </w:r>
      </w:ins>
      <w:del w:id="19" w:author="Srividya Bansal" w:date="2017-05-01T10:57:00Z">
        <w:r w:rsidR="00840E7A" w:rsidDel="00E81DFC">
          <w:rPr>
            <w14:ligatures w14:val="standard"/>
          </w:rPr>
          <w:delText>teaching framework</w:delText>
        </w:r>
        <w:r w:rsidR="00A4098B" w:rsidDel="00E81DFC">
          <w:rPr>
            <w14:ligatures w14:val="standard"/>
          </w:rPr>
          <w:delText xml:space="preserve">, which </w:delText>
        </w:r>
      </w:del>
      <w:r w:rsidR="00A4098B">
        <w:rPr>
          <w14:ligatures w14:val="standard"/>
        </w:rPr>
        <w:t xml:space="preserve">strongly adheres to </w:t>
      </w:r>
      <w:del w:id="20" w:author="Srividya Bansal" w:date="2017-05-01T10:59:00Z">
        <w:r w:rsidR="00A4098B" w:rsidDel="00E81DFC">
          <w:rPr>
            <w14:ligatures w14:val="standard"/>
          </w:rPr>
          <w:delText>OBE (</w:delText>
        </w:r>
      </w:del>
      <w:r w:rsidR="00A4098B">
        <w:rPr>
          <w14:ligatures w14:val="standard"/>
        </w:rPr>
        <w:t>Outcome based Education</w:t>
      </w:r>
      <w:ins w:id="21" w:author="Srividya Bansal" w:date="2017-05-01T10:59:00Z">
        <w:r w:rsidR="00E81DFC">
          <w:rPr>
            <w14:ligatures w14:val="standard"/>
          </w:rPr>
          <w:t xml:space="preserve"> (OBE</w:t>
        </w:r>
      </w:ins>
      <w:r w:rsidR="00A4098B">
        <w:rPr>
          <w14:ligatures w14:val="standard"/>
        </w:rPr>
        <w:t>)</w:t>
      </w:r>
      <w:ins w:id="22" w:author="Sohan Madhav Bangaru" w:date="2017-05-03T04:18:00Z">
        <w:r w:rsidR="00744A57">
          <w:rPr>
            <w14:ligatures w14:val="standard"/>
          </w:rPr>
          <w:t xml:space="preserve"> [3</w:t>
        </w:r>
      </w:ins>
      <w:ins w:id="23" w:author="Sohan Madhav Bangaru" w:date="2017-05-03T04:19:00Z">
        <w:r w:rsidR="00744A57">
          <w:rPr>
            <w14:ligatures w14:val="standard"/>
          </w:rPr>
          <w:t xml:space="preserve"> </w:t>
        </w:r>
      </w:ins>
      <w:ins w:id="24" w:author="Sohan Madhav Bangaru" w:date="2017-05-03T04:18:00Z">
        <w:r w:rsidR="00744A57">
          <w:rPr>
            <w14:ligatures w14:val="standard"/>
          </w:rPr>
          <w:t>,4,</w:t>
        </w:r>
      </w:ins>
      <w:ins w:id="25" w:author="Sohan Madhav Bangaru" w:date="2017-05-03T04:19:00Z">
        <w:r w:rsidR="00744A57">
          <w:rPr>
            <w14:ligatures w14:val="standard"/>
          </w:rPr>
          <w:t xml:space="preserve"> </w:t>
        </w:r>
      </w:ins>
      <w:ins w:id="26" w:author="Sohan Madhav Bangaru" w:date="2017-05-03T04:18:00Z">
        <w:r w:rsidR="00744A57">
          <w:rPr>
            <w14:ligatures w14:val="standard"/>
          </w:rPr>
          <w:t>5</w:t>
        </w:r>
      </w:ins>
      <w:ins w:id="27" w:author="Sohan Madhav Bangaru" w:date="2017-05-03T04:23:00Z">
        <w:r w:rsidR="004862F9">
          <w:rPr>
            <w14:ligatures w14:val="standard"/>
          </w:rPr>
          <w:t>, 6</w:t>
        </w:r>
      </w:ins>
      <w:ins w:id="28" w:author="Sohan Madhav Bangaru" w:date="2017-05-03T04:18:00Z">
        <w:r w:rsidR="00744A57">
          <w:rPr>
            <w14:ligatures w14:val="standard"/>
          </w:rPr>
          <w:t>]</w:t>
        </w:r>
      </w:ins>
      <w:r w:rsidR="00A4098B">
        <w:rPr>
          <w14:ligatures w14:val="standard"/>
        </w:rPr>
        <w:t xml:space="preserve"> approach which treats the objectives as the spine of </w:t>
      </w:r>
      <w:del w:id="29" w:author="Srividya Bansal" w:date="2017-05-01T10:59:00Z">
        <w:r w:rsidR="00A4098B" w:rsidDel="00E81DFC">
          <w:rPr>
            <w14:ligatures w14:val="standard"/>
          </w:rPr>
          <w:delText xml:space="preserve">the </w:delText>
        </w:r>
      </w:del>
      <w:ins w:id="30" w:author="Srividya Bansal" w:date="2017-05-01T10:59:00Z">
        <w:r w:rsidR="00E81DFC">
          <w:rPr>
            <w14:ligatures w14:val="standard"/>
          </w:rPr>
          <w:t xml:space="preserve">a </w:t>
        </w:r>
      </w:ins>
      <w:r w:rsidR="00A4098B">
        <w:rPr>
          <w14:ligatures w14:val="standard"/>
        </w:rPr>
        <w:t>course</w:t>
      </w:r>
      <w:del w:id="31" w:author="Srividya Bansal" w:date="2017-05-01T10:59:00Z">
        <w:r w:rsidR="00A4098B" w:rsidDel="00E81DFC">
          <w:rPr>
            <w14:ligatures w14:val="standard"/>
          </w:rPr>
          <w:delText xml:space="preserve"> structure</w:delText>
        </w:r>
      </w:del>
      <w:r w:rsidR="00840E7A">
        <w:rPr>
          <w14:ligatures w14:val="standard"/>
        </w:rPr>
        <w:t xml:space="preserve">. </w:t>
      </w:r>
      <w:r w:rsidR="000071EE">
        <w:rPr>
          <w14:ligatures w14:val="standard"/>
        </w:rPr>
        <w:t>This report</w:t>
      </w:r>
      <w:ins w:id="32" w:author="Srividya Bansal" w:date="2017-05-01T11:01:00Z">
        <w:r w:rsidR="00E81DFC">
          <w:rPr>
            <w14:ligatures w14:val="standard"/>
          </w:rPr>
          <w:t xml:space="preserve"> presents the background on IMODS</w:t>
        </w:r>
      </w:ins>
      <w:ins w:id="33" w:author="Srividya Bansal" w:date="2017-05-01T11:02:00Z">
        <w:r w:rsidR="00E81DFC">
          <w:rPr>
            <w14:ligatures w14:val="standard"/>
          </w:rPr>
          <w:t xml:space="preserve"> framework</w:t>
        </w:r>
      </w:ins>
      <w:ins w:id="34" w:author="Srividya Bansal" w:date="2017-05-01T11:01:00Z">
        <w:r w:rsidR="00E81DFC">
          <w:rPr>
            <w14:ligatures w14:val="standard"/>
          </w:rPr>
          <w:t xml:space="preserve">, key components of IMODS, </w:t>
        </w:r>
      </w:ins>
      <w:del w:id="35" w:author="Srividya Bansal" w:date="2017-05-01T11:01:00Z">
        <w:r w:rsidR="000071EE" w:rsidDel="00E81DFC">
          <w:rPr>
            <w14:ligatures w14:val="standard"/>
          </w:rPr>
          <w:delText xml:space="preserve"> tries to introduce the basic trends being followed by the STEM (Science, Technology, Engineering and Mathematics) educators to impart the courses effectively in a timed fashion. This report tries to provide certain</w:delText>
        </w:r>
      </w:del>
      <w:ins w:id="36" w:author="Srividya Bansal" w:date="2017-05-01T11:02:00Z">
        <w:r w:rsidR="00E81DFC">
          <w:rPr>
            <w14:ligatures w14:val="standard"/>
          </w:rPr>
          <w:t>and</w:t>
        </w:r>
      </w:ins>
      <w:del w:id="37" w:author="Srividya Bansal" w:date="2017-05-01T11:02:00Z">
        <w:r w:rsidR="000071EE" w:rsidDel="00E81DFC">
          <w:rPr>
            <w14:ligatures w14:val="standard"/>
          </w:rPr>
          <w:delText xml:space="preserve"> key entities </w:delText>
        </w:r>
        <w:r w:rsidR="006C7E82" w:rsidDel="00E81DFC">
          <w:rPr>
            <w14:ligatures w14:val="standard"/>
          </w:rPr>
          <w:delText>of</w:delText>
        </w:r>
        <w:r w:rsidR="000071EE" w:rsidDel="00E81DFC">
          <w:rPr>
            <w14:ligatures w14:val="standard"/>
          </w:rPr>
          <w:delText xml:space="preserve"> the OBE (Outcome based Learning) and in-turn</w:delText>
        </w:r>
      </w:del>
      <w:r w:rsidR="000071EE">
        <w:rPr>
          <w14:ligatures w14:val="standard"/>
        </w:rPr>
        <w:t xml:space="preserve"> </w:t>
      </w:r>
      <w:ins w:id="38" w:author="Srividya Bansal" w:date="2017-05-01T11:02:00Z">
        <w:r w:rsidR="00E81DFC">
          <w:rPr>
            <w14:ligatures w14:val="standard"/>
          </w:rPr>
          <w:t xml:space="preserve">the </w:t>
        </w:r>
      </w:ins>
      <w:del w:id="39" w:author="Srividya Bansal" w:date="2017-05-01T11:02:00Z">
        <w:r w:rsidR="000071EE" w:rsidDel="00E81DFC">
          <w:rPr>
            <w14:ligatures w14:val="standard"/>
          </w:rPr>
          <w:delText>how it is helping the design of IMODS framework used b</w:delText>
        </w:r>
      </w:del>
      <w:ins w:id="40" w:author="Srividya Bansal" w:date="2017-05-01T11:02:00Z">
        <w:r w:rsidR="00E81DFC">
          <w:rPr>
            <w14:ligatures w14:val="standard"/>
          </w:rPr>
          <w:t>guidance provided the tool to</w:t>
        </w:r>
      </w:ins>
      <w:del w:id="41" w:author="Srividya Bansal" w:date="2017-05-01T11:02:00Z">
        <w:r w:rsidR="000071EE" w:rsidDel="00E81DFC">
          <w:rPr>
            <w14:ligatures w14:val="standard"/>
          </w:rPr>
          <w:delText>y</w:delText>
        </w:r>
      </w:del>
      <w:r w:rsidR="000071EE">
        <w:rPr>
          <w14:ligatures w14:val="standard"/>
        </w:rPr>
        <w:t xml:space="preserve"> STEM educators. </w:t>
      </w:r>
      <w:ins w:id="42" w:author="Srividya Bansal" w:date="2017-05-01T10:52:00Z">
        <w:r w:rsidR="00B14762">
          <w:rPr>
            <w14:ligatures w14:val="standard"/>
          </w:rPr>
          <w:t xml:space="preserve">This project </w:t>
        </w:r>
      </w:ins>
      <w:ins w:id="43" w:author="Srividya Bansal" w:date="2017-05-01T11:03:00Z">
        <w:r w:rsidR="00E81DFC">
          <w:rPr>
            <w14:ligatures w14:val="standard"/>
          </w:rPr>
          <w:t xml:space="preserve">specifically </w:t>
        </w:r>
      </w:ins>
      <w:ins w:id="44" w:author="Srividya Bansal" w:date="2017-05-01T10:52:00Z">
        <w:r w:rsidR="00B14762">
          <w:rPr>
            <w14:ligatures w14:val="standard"/>
          </w:rPr>
          <w:t xml:space="preserve">focuses on the </w:t>
        </w:r>
      </w:ins>
      <w:moveToRangeStart w:id="45" w:author="Srividya Bansal" w:date="2017-05-01T10:52:00Z" w:name="move355255249"/>
      <w:moveTo w:id="46" w:author="Srividya Bansal" w:date="2017-05-01T10:52:00Z">
        <w:del w:id="47" w:author="Srividya Bansal" w:date="2017-05-01T10:52:00Z">
          <w:r w:rsidR="00B14762" w:rsidDel="00B14762">
            <w:rPr>
              <w14:ligatures w14:val="standard"/>
            </w:rPr>
            <w:delText xml:space="preserve">A </w:delText>
          </w:r>
        </w:del>
        <w:r w:rsidR="00B14762">
          <w:rPr>
            <w14:ligatures w14:val="standard"/>
          </w:rPr>
          <w:t xml:space="preserve">design, </w:t>
        </w:r>
        <w:r w:rsidR="00B14762" w:rsidRPr="00792C4D">
          <w:rPr>
            <w14:ligatures w14:val="standard"/>
          </w:rPr>
          <w:t>approach</w:t>
        </w:r>
      </w:moveTo>
      <w:ins w:id="48" w:author="Srividya Bansal" w:date="2017-05-01T10:52:00Z">
        <w:r w:rsidR="00B14762">
          <w:rPr>
            <w14:ligatures w14:val="standard"/>
          </w:rPr>
          <w:t>,</w:t>
        </w:r>
      </w:ins>
      <w:moveTo w:id="49" w:author="Srividya Bansal" w:date="2017-05-01T10:52:00Z">
        <w:r w:rsidR="00B14762">
          <w:rPr>
            <w14:ligatures w14:val="standard"/>
          </w:rPr>
          <w:t xml:space="preserve"> and implementation </w:t>
        </w:r>
      </w:moveTo>
      <w:ins w:id="50" w:author="Srividya Bansal" w:date="2017-05-01T10:52:00Z">
        <w:r w:rsidR="00B14762">
          <w:rPr>
            <w14:ligatures w14:val="standard"/>
          </w:rPr>
          <w:t xml:space="preserve">of </w:t>
        </w:r>
      </w:ins>
      <w:moveTo w:id="51" w:author="Srividya Bansal" w:date="2017-05-01T10:52:00Z">
        <w:del w:id="52" w:author="Srividya Bansal" w:date="2017-05-01T10:52:00Z">
          <w:r w:rsidR="00B14762" w:rsidDel="00B14762">
            <w:rPr>
              <w14:ligatures w14:val="standard"/>
            </w:rPr>
            <w:delText>guidelines</w:delText>
          </w:r>
          <w:r w:rsidR="00B14762" w:rsidRPr="00792C4D" w:rsidDel="00B14762">
            <w:rPr>
              <w14:ligatures w14:val="standard"/>
            </w:rPr>
            <w:delText xml:space="preserve"> document to c</w:delText>
          </w:r>
          <w:r w:rsidR="00B14762" w:rsidDel="00B14762">
            <w:rPr>
              <w14:ligatures w14:val="standard"/>
            </w:rPr>
            <w:delText xml:space="preserve">reate </w:delText>
          </w:r>
        </w:del>
        <w:r w:rsidR="00B14762">
          <w:rPr>
            <w14:ligatures w14:val="standard"/>
          </w:rPr>
          <w:t>an intuitive and elegant user i</w:t>
        </w:r>
        <w:r w:rsidR="00B14762" w:rsidRPr="00792C4D">
          <w:rPr>
            <w14:ligatures w14:val="standard"/>
          </w:rPr>
          <w:t>nterface</w:t>
        </w:r>
        <w:r w:rsidR="00B14762">
          <w:rPr>
            <w14:ligatures w14:val="standard"/>
          </w:rPr>
          <w:t xml:space="preserve"> (UI)</w:t>
        </w:r>
        <w:r w:rsidR="00B14762" w:rsidRPr="00792C4D">
          <w:rPr>
            <w14:ligatures w14:val="standard"/>
          </w:rPr>
          <w:t xml:space="preserve"> for </w:t>
        </w:r>
        <w:r w:rsidR="00B14762">
          <w:rPr>
            <w14:ligatures w14:val="standard"/>
          </w:rPr>
          <w:t>IMODS</w:t>
        </w:r>
        <w:del w:id="53" w:author="Srividya Bansal" w:date="2017-05-01T11:03:00Z">
          <w:r w:rsidR="00B14762" w:rsidRPr="00792C4D" w:rsidDel="00E81DFC">
            <w:rPr>
              <w14:ligatures w14:val="standard"/>
            </w:rPr>
            <w:delText xml:space="preserve"> (Instruction</w:delText>
          </w:r>
          <w:r w:rsidR="00B14762" w:rsidDel="00E81DFC">
            <w:rPr>
              <w14:ligatures w14:val="standard"/>
            </w:rPr>
            <w:delText>al Module Development System)</w:delText>
          </w:r>
        </w:del>
        <w:r w:rsidR="00B14762">
          <w:rPr>
            <w14:ligatures w14:val="standard"/>
          </w:rPr>
          <w:t xml:space="preserve"> mobile application. </w:t>
        </w:r>
      </w:moveTo>
      <w:moveToRangeEnd w:id="45"/>
      <w:r w:rsidR="000071EE">
        <w:rPr>
          <w14:ligatures w14:val="standard"/>
        </w:rPr>
        <w:t xml:space="preserve">This report </w:t>
      </w:r>
      <w:del w:id="54" w:author="Srividya Bansal" w:date="2017-05-01T10:52:00Z">
        <w:r w:rsidR="000071EE" w:rsidRPr="000071EE" w:rsidDel="000E7967">
          <w:rPr>
            <w14:ligatures w14:val="standard"/>
          </w:rPr>
          <w:delText>also enlist</w:delText>
        </w:r>
      </w:del>
      <w:ins w:id="55" w:author="Srividya Bansal" w:date="2017-05-01T10:53:00Z">
        <w:r w:rsidR="00B65D5B">
          <w:rPr>
            <w14:ligatures w14:val="standard"/>
          </w:rPr>
          <w:t>presents</w:t>
        </w:r>
      </w:ins>
      <w:del w:id="56" w:author="Srividya Bansal" w:date="2017-05-01T10:52:00Z">
        <w:r w:rsidR="000071EE" w:rsidRPr="000071EE" w:rsidDel="000E7967">
          <w:rPr>
            <w14:ligatures w14:val="standard"/>
          </w:rPr>
          <w:delText>s</w:delText>
        </w:r>
      </w:del>
      <w:r w:rsidR="000071EE" w:rsidRPr="000071EE">
        <w:rPr>
          <w14:ligatures w14:val="standard"/>
        </w:rPr>
        <w:t xml:space="preserve"> the basic components of the IMODS framework and how these components are translated </w:t>
      </w:r>
      <w:r w:rsidR="00487F5E">
        <w:rPr>
          <w14:ligatures w14:val="standard"/>
        </w:rPr>
        <w:t>to</w:t>
      </w:r>
      <w:r w:rsidR="000071EE" w:rsidRPr="000071EE">
        <w:rPr>
          <w14:ligatures w14:val="standard"/>
        </w:rPr>
        <w:t xml:space="preserve"> the mobile environment. </w:t>
      </w:r>
      <w:r w:rsidRPr="000071EE">
        <w:rPr>
          <w14:ligatures w14:val="standard"/>
        </w:rPr>
        <w:t xml:space="preserve">This </w:t>
      </w:r>
      <w:r w:rsidR="000071EE" w:rsidRPr="000071EE">
        <w:rPr>
          <w14:ligatures w14:val="standard"/>
        </w:rPr>
        <w:t>report</w:t>
      </w:r>
      <w:r w:rsidRPr="000071EE">
        <w:rPr>
          <w14:ligatures w14:val="standard"/>
        </w:rPr>
        <w:t xml:space="preserve"> </w:t>
      </w:r>
      <w:del w:id="57" w:author="Srividya Bansal" w:date="2017-05-01T10:48:00Z">
        <w:r w:rsidRPr="000071EE" w:rsidDel="00790885">
          <w:rPr>
            <w14:ligatures w14:val="standard"/>
          </w:rPr>
          <w:delText xml:space="preserve">discusses </w:delText>
        </w:r>
      </w:del>
      <w:ins w:id="58" w:author="Srividya Bansal" w:date="2017-05-01T10:48:00Z">
        <w:r w:rsidR="00790885">
          <w:rPr>
            <w14:ligatures w14:val="standard"/>
          </w:rPr>
          <w:t>presents</w:t>
        </w:r>
        <w:r w:rsidR="00790885" w:rsidRPr="000071EE">
          <w:rPr>
            <w14:ligatures w14:val="standard"/>
          </w:rPr>
          <w:t xml:space="preserve"> </w:t>
        </w:r>
      </w:ins>
      <w:del w:id="59" w:author="Srividya Bansal" w:date="2017-05-01T10:49:00Z">
        <w:r w:rsidR="000071EE" w:rsidRPr="000071EE" w:rsidDel="00790885">
          <w:rPr>
            <w14:ligatures w14:val="standard"/>
          </w:rPr>
          <w:delText>at</w:delText>
        </w:r>
        <w:r w:rsidRPr="000071EE" w:rsidDel="00790885">
          <w:rPr>
            <w14:ligatures w14:val="standard"/>
          </w:rPr>
          <w:delText xml:space="preserve"> certain de</w:delText>
        </w:r>
        <w:r w:rsidR="000071EE" w:rsidRPr="000071EE" w:rsidDel="00790885">
          <w:rPr>
            <w14:ligatures w14:val="standard"/>
          </w:rPr>
          <w:delText>pth</w:delText>
        </w:r>
        <w:r w:rsidRPr="000071EE" w:rsidDel="00790885">
          <w:rPr>
            <w14:ligatures w14:val="standard"/>
          </w:rPr>
          <w:delText xml:space="preserve"> </w:delText>
        </w:r>
      </w:del>
      <w:r w:rsidRPr="000071EE">
        <w:rPr>
          <w14:ligatures w14:val="standard"/>
        </w:rPr>
        <w:t xml:space="preserve">the </w:t>
      </w:r>
      <w:r w:rsidR="00487F5E">
        <w:rPr>
          <w14:ligatures w14:val="standard"/>
        </w:rPr>
        <w:t>details of system a</w:t>
      </w:r>
      <w:r w:rsidR="000071EE" w:rsidRPr="000071EE">
        <w:rPr>
          <w14:ligatures w14:val="standard"/>
        </w:rPr>
        <w:t>rchitecture</w:t>
      </w:r>
      <w:r w:rsidRPr="000071EE">
        <w:rPr>
          <w14:ligatures w14:val="standard"/>
        </w:rPr>
        <w:t xml:space="preserve">, </w:t>
      </w:r>
      <w:ins w:id="60" w:author="Srividya Bansal" w:date="2017-05-01T10:50:00Z">
        <w:r w:rsidR="00790885">
          <w:rPr>
            <w14:ligatures w14:val="standard"/>
          </w:rPr>
          <w:t>U</w:t>
        </w:r>
      </w:ins>
      <w:del w:id="61" w:author="Srividya Bansal" w:date="2017-05-01T10:49:00Z">
        <w:r w:rsidR="000071EE" w:rsidRPr="000071EE" w:rsidDel="00790885">
          <w:rPr>
            <w14:ligatures w14:val="standard"/>
          </w:rPr>
          <w:delText>review detailed component</w:delText>
        </w:r>
      </w:del>
      <w:ins w:id="62" w:author="Srividya Bansal" w:date="2017-05-01T10:49:00Z">
        <w:r w:rsidR="00790885">
          <w:rPr>
            <w14:ligatures w14:val="standard"/>
          </w:rPr>
          <w:t>I</w:t>
        </w:r>
      </w:ins>
      <w:r w:rsidR="000071EE" w:rsidRPr="000071EE">
        <w:rPr>
          <w14:ligatures w14:val="standard"/>
        </w:rPr>
        <w:t xml:space="preserve"> design</w:t>
      </w:r>
      <w:ins w:id="63" w:author="Srividya Bansal" w:date="2017-05-01T10:50:00Z">
        <w:r w:rsidR="00790885">
          <w:rPr>
            <w14:ligatures w14:val="standard"/>
          </w:rPr>
          <w:t>,</w:t>
        </w:r>
      </w:ins>
      <w:r w:rsidRPr="000071EE">
        <w:rPr>
          <w14:ligatures w14:val="standard"/>
        </w:rPr>
        <w:t xml:space="preserve"> and </w:t>
      </w:r>
      <w:r w:rsidR="000071EE" w:rsidRPr="000071EE">
        <w:rPr>
          <w14:ligatures w14:val="standard"/>
        </w:rPr>
        <w:t xml:space="preserve">the design of the underlying </w:t>
      </w:r>
      <w:r w:rsidRPr="000071EE">
        <w:rPr>
          <w14:ligatures w14:val="standard"/>
        </w:rPr>
        <w:t xml:space="preserve">database for the mobile </w:t>
      </w:r>
      <w:r w:rsidR="000071EE" w:rsidRPr="000071EE">
        <w:rPr>
          <w14:ligatures w14:val="standard"/>
        </w:rPr>
        <w:t>environment</w:t>
      </w:r>
      <w:r w:rsidRPr="000071EE">
        <w:rPr>
          <w14:ligatures w14:val="standard"/>
        </w:rPr>
        <w:t>. It also discusses how the model view controller (MVC)</w:t>
      </w:r>
      <w:ins w:id="64" w:author="Sohan Madhav Bangaru" w:date="2017-05-03T07:06:00Z">
        <w:r w:rsidR="008D20CD">
          <w:rPr>
            <w14:ligatures w14:val="standard"/>
          </w:rPr>
          <w:t xml:space="preserve"> [25]</w:t>
        </w:r>
      </w:ins>
      <w:r w:rsidRPr="000071EE">
        <w:rPr>
          <w14:ligatures w14:val="standard"/>
        </w:rPr>
        <w:t xml:space="preserve"> approach was used to modularize the functionalities</w:t>
      </w:r>
      <w:r w:rsidR="000071EE" w:rsidRPr="000071EE">
        <w:rPr>
          <w14:ligatures w14:val="standard"/>
        </w:rPr>
        <w:t xml:space="preserve"> of IMODS</w:t>
      </w:r>
      <w:r w:rsidRPr="000071EE">
        <w:rPr>
          <w14:ligatures w14:val="standard"/>
        </w:rPr>
        <w:t xml:space="preserve">. This </w:t>
      </w:r>
      <w:r w:rsidR="000071EE" w:rsidRPr="000071EE">
        <w:rPr>
          <w14:ligatures w14:val="standard"/>
        </w:rPr>
        <w:t>report</w:t>
      </w:r>
      <w:r w:rsidRPr="000071EE">
        <w:rPr>
          <w14:ligatures w14:val="standard"/>
        </w:rPr>
        <w:t xml:space="preserve"> also describe</w:t>
      </w:r>
      <w:r w:rsidR="000071EE" w:rsidRPr="000071EE">
        <w:rPr>
          <w14:ligatures w14:val="standard"/>
        </w:rPr>
        <w:t>s</w:t>
      </w:r>
      <w:r w:rsidRPr="000071EE">
        <w:rPr>
          <w14:ligatures w14:val="standard"/>
        </w:rPr>
        <w:t xml:space="preserve"> the various screens </w:t>
      </w:r>
      <w:r w:rsidR="000071EE" w:rsidRPr="000071EE">
        <w:rPr>
          <w14:ligatures w14:val="standard"/>
        </w:rPr>
        <w:t xml:space="preserve">present </w:t>
      </w:r>
      <w:r w:rsidRPr="000071EE">
        <w:rPr>
          <w14:ligatures w14:val="standard"/>
        </w:rPr>
        <w:t>in the application and their respective functionalities along with the transition between the</w:t>
      </w:r>
      <w:r w:rsidR="000071EE" w:rsidRPr="000071EE">
        <w:rPr>
          <w14:ligatures w14:val="standard"/>
        </w:rPr>
        <w:t>ir</w:t>
      </w:r>
      <w:r w:rsidRPr="000071EE">
        <w:rPr>
          <w14:ligatures w14:val="standard"/>
        </w:rPr>
        <w:t xml:space="preserve"> </w:t>
      </w:r>
      <w:r w:rsidR="000071EE" w:rsidRPr="000071EE">
        <w:rPr>
          <w14:ligatures w14:val="standard"/>
        </w:rPr>
        <w:t>screens</w:t>
      </w:r>
      <w:r w:rsidRPr="000071EE">
        <w:rPr>
          <w14:ligatures w14:val="standard"/>
        </w:rPr>
        <w:t xml:space="preserve">. This </w:t>
      </w:r>
      <w:r w:rsidR="000071EE" w:rsidRPr="000071EE">
        <w:rPr>
          <w14:ligatures w14:val="standard"/>
        </w:rPr>
        <w:t>report</w:t>
      </w:r>
      <w:r w:rsidRPr="000071EE">
        <w:rPr>
          <w14:ligatures w14:val="standard"/>
        </w:rPr>
        <w:t xml:space="preserve"> </w:t>
      </w:r>
      <w:r w:rsidR="000071EE" w:rsidRPr="000071EE">
        <w:rPr>
          <w14:ligatures w14:val="standard"/>
        </w:rPr>
        <w:t>finally</w:t>
      </w:r>
      <w:r w:rsidRPr="000071EE">
        <w:rPr>
          <w14:ligatures w14:val="standard"/>
        </w:rPr>
        <w:t xml:space="preserve"> describes testing approache</w:t>
      </w:r>
      <w:r w:rsidR="00C844A9" w:rsidRPr="000071EE">
        <w:rPr>
          <w14:ligatures w14:val="standard"/>
        </w:rPr>
        <w:t>s used</w:t>
      </w:r>
      <w:r w:rsidR="000071EE" w:rsidRPr="000071EE">
        <w:rPr>
          <w14:ligatures w14:val="standard"/>
        </w:rPr>
        <w:t>, usability analysis performed</w:t>
      </w:r>
      <w:r w:rsidR="00C844A9" w:rsidRPr="000071EE">
        <w:rPr>
          <w14:ligatures w14:val="standard"/>
        </w:rPr>
        <w:t xml:space="preserve"> for this project</w:t>
      </w:r>
      <w:ins w:id="65" w:author="Srividya Bansal" w:date="2017-05-01T11:03:00Z">
        <w:r w:rsidR="006078FC">
          <w:rPr>
            <w14:ligatures w14:val="standard"/>
          </w:rPr>
          <w:t>,</w:t>
        </w:r>
      </w:ins>
      <w:r w:rsidR="00C844A9" w:rsidRPr="000071EE">
        <w:rPr>
          <w14:ligatures w14:val="standard"/>
        </w:rPr>
        <w:t xml:space="preserve"> and</w:t>
      </w:r>
      <w:r w:rsidRPr="000071EE">
        <w:rPr>
          <w14:ligatures w14:val="standard"/>
        </w:rPr>
        <w:t xml:space="preserve"> </w:t>
      </w:r>
      <w:del w:id="66" w:author="Srividya Bansal" w:date="2017-05-01T10:50:00Z">
        <w:r w:rsidRPr="000071EE" w:rsidDel="00790885">
          <w:rPr>
            <w14:ligatures w14:val="standard"/>
          </w:rPr>
          <w:delText xml:space="preserve">mention the </w:delText>
        </w:r>
      </w:del>
      <w:r w:rsidR="00C844A9" w:rsidRPr="000071EE">
        <w:rPr>
          <w14:ligatures w14:val="standard"/>
        </w:rPr>
        <w:t xml:space="preserve">future </w:t>
      </w:r>
      <w:del w:id="67" w:author="Srividya Bansal" w:date="2017-05-01T10:50:00Z">
        <w:r w:rsidR="00367EA6" w:rsidRPr="000071EE" w:rsidDel="00790885">
          <w:rPr>
            <w14:ligatures w14:val="standard"/>
          </w:rPr>
          <w:delText xml:space="preserve">directions </w:delText>
        </w:r>
        <w:r w:rsidR="00C844A9" w:rsidRPr="000071EE" w:rsidDel="00790885">
          <w:rPr>
            <w14:ligatures w14:val="standard"/>
          </w:rPr>
          <w:delText xml:space="preserve">and scope </w:delText>
        </w:r>
        <w:r w:rsidR="00367EA6" w:rsidRPr="000071EE" w:rsidDel="00790885">
          <w:rPr>
            <w14:ligatures w14:val="standard"/>
          </w:rPr>
          <w:delText xml:space="preserve">of the </w:delText>
        </w:r>
        <w:r w:rsidR="000071EE" w:rsidRPr="000071EE" w:rsidDel="00790885">
          <w:rPr>
            <w14:ligatures w14:val="standard"/>
          </w:rPr>
          <w:delText>application moving forward</w:delText>
        </w:r>
      </w:del>
      <w:ins w:id="68" w:author="Srividya Bansal" w:date="2017-05-01T10:50:00Z">
        <w:r w:rsidR="00790885">
          <w:rPr>
            <w14:ligatures w14:val="standard"/>
          </w:rPr>
          <w:t>enhancements</w:t>
        </w:r>
      </w:ins>
      <w:r w:rsidR="00367EA6" w:rsidRPr="000071EE">
        <w:rPr>
          <w14:ligatures w14:val="standard"/>
        </w:rPr>
        <w:t>.</w:t>
      </w:r>
    </w:p>
    <w:p w14:paraId="36276217" w14:textId="5F9CDDE8" w:rsidR="00BB6D68" w:rsidRPr="0031029C" w:rsidRDefault="00A34B6D" w:rsidP="00934F73">
      <w:pPr>
        <w:pStyle w:val="CCSDescription"/>
        <w:rPr>
          <w:lang w:eastAsia="it-IT"/>
          <w14:ligatures w14:val="standard"/>
        </w:rPr>
      </w:pPr>
      <w:r w:rsidRPr="0031029C">
        <w:rPr>
          <w:lang w:eastAsia="it-IT"/>
          <w14:ligatures w14:val="standard"/>
        </w:rPr>
        <w:t>CCS Concepts:</w:t>
      </w:r>
      <w:r w:rsidR="007E21DE" w:rsidRPr="0031029C">
        <w:rPr>
          <w:lang w:eastAsia="it-IT"/>
          <w14:ligatures w14:val="standard"/>
        </w:rPr>
        <w:t xml:space="preserve"> </w:t>
      </w:r>
      <w:r w:rsidR="00934F73" w:rsidRPr="0031029C">
        <w:rPr>
          <w:rFonts w:cs="Linux Libertine"/>
          <w:lang w:eastAsia="it-IT"/>
          <w14:ligatures w14:val="standard"/>
        </w:rPr>
        <w:t xml:space="preserve">• </w:t>
      </w:r>
      <w:r w:rsidR="0031029C" w:rsidRPr="0031029C">
        <w:rPr>
          <w:rFonts w:cs="Linux Libertine"/>
          <w:b/>
          <w:lang w:eastAsia="it-IT"/>
          <w14:ligatures w14:val="standard"/>
        </w:rPr>
        <w:t>Information systems</w:t>
      </w:r>
      <w:r w:rsidR="00934F73" w:rsidRPr="0031029C">
        <w:rPr>
          <w:rFonts w:cs="Linux Libertine"/>
          <w:b/>
          <w:lang w:eastAsia="it-IT"/>
          <w14:ligatures w14:val="standard"/>
        </w:rPr>
        <w:t xml:space="preserve"> → </w:t>
      </w:r>
      <w:r w:rsidR="0031029C" w:rsidRPr="0031029C">
        <w:rPr>
          <w:rFonts w:cs="Linux Libertine"/>
          <w:b/>
          <w:lang w:eastAsia="it-IT"/>
          <w14:ligatures w14:val="standard"/>
        </w:rPr>
        <w:t>Information  systems applications → Mobile information processing systems</w:t>
      </w:r>
      <w:r w:rsidR="00A73453">
        <w:rPr>
          <w:rFonts w:cs="Linux Libertine"/>
          <w:lang w:eastAsia="it-IT"/>
          <w14:ligatures w14:val="standard"/>
        </w:rPr>
        <w:t>;</w:t>
      </w:r>
      <w:r w:rsidR="00934F73" w:rsidRPr="0031029C">
        <w:rPr>
          <w:rFonts w:cs="Linux Libertine"/>
          <w:lang w:eastAsia="it-IT"/>
          <w14:ligatures w14:val="standard"/>
        </w:rPr>
        <w:t xml:space="preserve"> • </w:t>
      </w:r>
      <w:r w:rsidR="0031029C" w:rsidRPr="0031029C">
        <w:rPr>
          <w:rFonts w:cs="Linux Libertine"/>
          <w:b/>
          <w:lang w:eastAsia="it-IT"/>
          <w14:ligatures w14:val="standard"/>
        </w:rPr>
        <w:t>Human centered computing</w:t>
      </w:r>
      <w:r w:rsidR="00934F73" w:rsidRPr="0031029C">
        <w:rPr>
          <w:rFonts w:cs="Linux Libertine"/>
          <w:b/>
          <w:lang w:eastAsia="it-IT"/>
          <w14:ligatures w14:val="standard"/>
        </w:rPr>
        <w:t xml:space="preserve"> → </w:t>
      </w:r>
      <w:r w:rsidR="006C04CF" w:rsidRPr="00840E7A">
        <w:rPr>
          <w:rFonts w:cs="Linux Libertine"/>
          <w:b/>
          <w:lang w:eastAsia="it-IT"/>
          <w14:ligatures w14:val="standard"/>
        </w:rPr>
        <w:t>Ubiquitous</w:t>
      </w:r>
      <w:r w:rsidR="0031029C" w:rsidRPr="00840E7A">
        <w:rPr>
          <w:rFonts w:cs="Linux Libertine"/>
          <w:b/>
          <w:lang w:eastAsia="it-IT"/>
          <w14:ligatures w14:val="standard"/>
        </w:rPr>
        <w:t xml:space="preserve"> and mobile computing</w:t>
      </w:r>
    </w:p>
    <w:p w14:paraId="1FEAE154" w14:textId="3A2492E4" w:rsidR="00C823A2" w:rsidRPr="0024537F" w:rsidRDefault="00C823A2" w:rsidP="00B76CD4">
      <w:pPr>
        <w:pStyle w:val="KeyWords"/>
        <w:outlineLvl w:val="0"/>
        <w:rPr>
          <w14:ligatures w14:val="standard"/>
        </w:rPr>
      </w:pPr>
      <w:r w:rsidRPr="0024537F">
        <w:rPr>
          <w14:ligatures w14:val="standard"/>
        </w:rPr>
        <w:t xml:space="preserve">General Terms: Design, </w:t>
      </w:r>
      <w:commentRangeStart w:id="69"/>
      <w:commentRangeStart w:id="70"/>
      <w:del w:id="71" w:author="Sohan Madhav Bangaru" w:date="2017-05-03T12:54:00Z">
        <w:r w:rsidRPr="0024537F" w:rsidDel="00891D5B">
          <w:rPr>
            <w14:ligatures w14:val="standard"/>
          </w:rPr>
          <w:delText xml:space="preserve">Algorithms, </w:delText>
        </w:r>
      </w:del>
      <w:r w:rsidR="00374D3F" w:rsidRPr="0024537F">
        <w:rPr>
          <w14:ligatures w14:val="standard"/>
        </w:rPr>
        <w:t xml:space="preserve">Documentation, </w:t>
      </w:r>
      <w:del w:id="72" w:author="Sohan Madhav Bangaru" w:date="2017-05-03T12:54:00Z">
        <w:r w:rsidR="003C3B59" w:rsidRPr="0024537F" w:rsidDel="00891D5B">
          <w:rPr>
            <w14:ligatures w14:val="standard"/>
          </w:rPr>
          <w:delText>Measurement</w:delText>
        </w:r>
      </w:del>
      <w:ins w:id="73" w:author="Sohan Madhav Bangaru" w:date="2017-05-03T12:54:00Z">
        <w:r w:rsidR="00891D5B">
          <w:rPr>
            <w14:ligatures w14:val="standard"/>
          </w:rPr>
          <w:t xml:space="preserve">Human </w:t>
        </w:r>
      </w:ins>
      <w:ins w:id="74" w:author="Sohan Madhav Bangaru" w:date="2017-05-03T12:55:00Z">
        <w:r w:rsidR="00891D5B">
          <w:rPr>
            <w14:ligatures w14:val="standard"/>
          </w:rPr>
          <w:t>Factors</w:t>
        </w:r>
      </w:ins>
      <w:del w:id="75" w:author="Sohan Madhav Bangaru" w:date="2017-05-03T12:55:00Z">
        <w:r w:rsidR="00374D3F" w:rsidRPr="0024537F" w:rsidDel="00891D5B">
          <w:rPr>
            <w14:ligatures w14:val="standard"/>
          </w:rPr>
          <w:delText>,</w:delText>
        </w:r>
      </w:del>
      <w:r w:rsidR="00374D3F" w:rsidRPr="0024537F">
        <w:rPr>
          <w14:ligatures w14:val="standard"/>
        </w:rPr>
        <w:t xml:space="preserve"> </w:t>
      </w:r>
      <w:del w:id="76" w:author="Sohan Madhav Bangaru" w:date="2017-05-03T12:55:00Z">
        <w:r w:rsidRPr="0024537F" w:rsidDel="00891D5B">
          <w:rPr>
            <w14:ligatures w14:val="standard"/>
          </w:rPr>
          <w:delText>Performance</w:delText>
        </w:r>
        <w:r w:rsidR="00374D3F" w:rsidRPr="0024537F" w:rsidDel="00891D5B">
          <w:rPr>
            <w14:ligatures w14:val="standard"/>
          </w:rPr>
          <w:delText>, Verification</w:delText>
        </w:r>
        <w:commentRangeEnd w:id="69"/>
        <w:r w:rsidR="00531F24" w:rsidDel="00891D5B">
          <w:rPr>
            <w:rStyle w:val="CommentReference"/>
          </w:rPr>
          <w:commentReference w:id="69"/>
        </w:r>
        <w:commentRangeEnd w:id="70"/>
        <w:r w:rsidR="00AF5ACD" w:rsidDel="00891D5B">
          <w:rPr>
            <w:rStyle w:val="CommentReference"/>
          </w:rPr>
          <w:commentReference w:id="70"/>
        </w:r>
      </w:del>
    </w:p>
    <w:p w14:paraId="10D3063F" w14:textId="6DAF9B76" w:rsidR="00BB6D68" w:rsidRDefault="00A34B6D" w:rsidP="00BB6D68">
      <w:pPr>
        <w:pStyle w:val="KeyWords"/>
        <w:rPr>
          <w:ins w:id="77" w:author="Sohan Madhav Bangaru" w:date="2017-05-03T12:56:00Z"/>
          <w14:ligatures w14:val="standard"/>
        </w:rPr>
      </w:pPr>
      <w:r w:rsidRPr="0024537F">
        <w:rPr>
          <w14:ligatures w14:val="standard"/>
        </w:rPr>
        <w:t>Additional Key Words</w:t>
      </w:r>
      <w:r w:rsidR="00C823A2" w:rsidRPr="0024537F">
        <w:rPr>
          <w14:ligatures w14:val="standard"/>
        </w:rPr>
        <w:t xml:space="preserve"> a</w:t>
      </w:r>
      <w:r w:rsidRPr="0024537F">
        <w:rPr>
          <w14:ligatures w14:val="standard"/>
        </w:rPr>
        <w:t>nd Phrases</w:t>
      </w:r>
      <w:r w:rsidR="007E21DE" w:rsidRPr="0024537F">
        <w:rPr>
          <w14:ligatures w14:val="standard"/>
        </w:rPr>
        <w:t xml:space="preserve">: </w:t>
      </w:r>
      <w:r w:rsidR="00374D3F" w:rsidRPr="0024537F">
        <w:rPr>
          <w14:ligatures w14:val="standard"/>
        </w:rPr>
        <w:t xml:space="preserve">Mobile </w:t>
      </w:r>
      <w:ins w:id="78" w:author="Sohan Madhav Bangaru" w:date="2017-05-03T03:15:00Z">
        <w:r w:rsidR="00613851">
          <w:rPr>
            <w14:ligatures w14:val="standard"/>
          </w:rPr>
          <w:t>a</w:t>
        </w:r>
      </w:ins>
      <w:del w:id="79" w:author="Sohan Madhav Bangaru" w:date="2017-05-03T03:15:00Z">
        <w:r w:rsidR="00374D3F" w:rsidRPr="0024537F" w:rsidDel="00613851">
          <w:rPr>
            <w14:ligatures w14:val="standard"/>
          </w:rPr>
          <w:delText>A</w:delText>
        </w:r>
      </w:del>
      <w:r w:rsidR="00374D3F" w:rsidRPr="0024537F">
        <w:rPr>
          <w14:ligatures w14:val="standard"/>
        </w:rPr>
        <w:t>pplication</w:t>
      </w:r>
      <w:ins w:id="80" w:author="Sohan Madhav Bangaru" w:date="2017-05-03T03:15:00Z">
        <w:r w:rsidR="00613851">
          <w:rPr>
            <w14:ligatures w14:val="standard"/>
          </w:rPr>
          <w:t xml:space="preserve"> development</w:t>
        </w:r>
      </w:ins>
      <w:del w:id="81" w:author="Srividya Bansal" w:date="2017-05-01T11:04:00Z">
        <w:r w:rsidR="00374D3F" w:rsidRPr="0024537F" w:rsidDel="000642BC">
          <w:rPr>
            <w14:ligatures w14:val="standard"/>
          </w:rPr>
          <w:delText>s</w:delText>
        </w:r>
      </w:del>
      <w:r w:rsidR="00BB6D68" w:rsidRPr="0024537F">
        <w:rPr>
          <w14:ligatures w14:val="standard"/>
        </w:rPr>
        <w:t xml:space="preserve">, </w:t>
      </w:r>
      <w:del w:id="82" w:author="Sohan Madhav Bangaru" w:date="2017-05-03T03:15:00Z">
        <w:r w:rsidR="00374D3F" w:rsidRPr="0024537F" w:rsidDel="00613851">
          <w:rPr>
            <w14:ligatures w14:val="standard"/>
          </w:rPr>
          <w:delText>iOS Development</w:delText>
        </w:r>
      </w:del>
      <w:ins w:id="83" w:author="Sohan Madhav Bangaru" w:date="2017-05-03T03:15:00Z">
        <w:r w:rsidR="00613851">
          <w:rPr>
            <w14:ligatures w14:val="standard"/>
          </w:rPr>
          <w:t>User centered design</w:t>
        </w:r>
      </w:ins>
      <w:r w:rsidR="00BB6D68" w:rsidRPr="0024537F">
        <w:rPr>
          <w14:ligatures w14:val="standard"/>
        </w:rPr>
        <w:t xml:space="preserve">, </w:t>
      </w:r>
      <w:r w:rsidR="00374D3F" w:rsidRPr="0024537F">
        <w:rPr>
          <w14:ligatures w14:val="standard"/>
        </w:rPr>
        <w:t>M</w:t>
      </w:r>
      <w:del w:id="84" w:author="Sohan Madhav Bangaru" w:date="2017-05-03T03:16:00Z">
        <w:r w:rsidR="00374D3F" w:rsidRPr="0024537F" w:rsidDel="00613851">
          <w:rPr>
            <w14:ligatures w14:val="standard"/>
          </w:rPr>
          <w:delText>odel View Controller</w:delText>
        </w:r>
      </w:del>
      <w:ins w:id="85" w:author="Sohan Madhav Bangaru" w:date="2017-05-03T03:16:00Z">
        <w:r w:rsidR="00613851">
          <w:rPr>
            <w14:ligatures w14:val="standard"/>
          </w:rPr>
          <w:t>VC</w:t>
        </w:r>
      </w:ins>
      <w:ins w:id="86" w:author="Srividya Bansal" w:date="2017-05-01T11:04:00Z">
        <w:r w:rsidR="000642BC">
          <w:rPr>
            <w14:ligatures w14:val="standard"/>
          </w:rPr>
          <w:t xml:space="preserve"> </w:t>
        </w:r>
      </w:ins>
      <w:ins w:id="87" w:author="Sohan Madhav Bangaru" w:date="2017-05-03T03:16:00Z">
        <w:r w:rsidR="00613851">
          <w:rPr>
            <w14:ligatures w14:val="standard"/>
          </w:rPr>
          <w:t>a</w:t>
        </w:r>
      </w:ins>
      <w:ins w:id="88" w:author="Srividya Bansal" w:date="2017-05-01T11:04:00Z">
        <w:del w:id="89" w:author="Sohan Madhav Bangaru" w:date="2017-05-03T03:16:00Z">
          <w:r w:rsidR="000642BC" w:rsidDel="00613851">
            <w:rPr>
              <w14:ligatures w14:val="standard"/>
            </w:rPr>
            <w:delText>A</w:delText>
          </w:r>
        </w:del>
        <w:r w:rsidR="000642BC">
          <w:rPr>
            <w14:ligatures w14:val="standard"/>
          </w:rPr>
          <w:t>rchitecture</w:t>
        </w:r>
      </w:ins>
    </w:p>
    <w:p w14:paraId="04EBED24" w14:textId="77777777" w:rsidR="00C10EFA" w:rsidRPr="0024537F" w:rsidRDefault="00C10EFA" w:rsidP="00BB6D68">
      <w:pPr>
        <w:pStyle w:val="KeyWords"/>
        <w:rPr>
          <w14:ligatures w14:val="standard"/>
        </w:rPr>
      </w:pPr>
    </w:p>
    <w:p w14:paraId="50E17F53" w14:textId="22E19337" w:rsidR="00CD12DD" w:rsidRDefault="00614A8A" w:rsidP="00151946">
      <w:pPr>
        <w:pStyle w:val="Head1"/>
      </w:pPr>
      <w:r w:rsidRPr="00337AD4">
        <w:t>1</w:t>
      </w:r>
      <w:r w:rsidR="00FF1AC1" w:rsidRPr="00337AD4">
        <w:rPr>
          <w:szCs w:val="22"/>
        </w:rPr>
        <w:t> </w:t>
      </w:r>
      <w:r w:rsidR="00DF2AA0" w:rsidRPr="00337AD4">
        <w:t>INTRODUCTION</w:t>
      </w:r>
    </w:p>
    <w:p w14:paraId="1304DE05" w14:textId="77777777" w:rsidR="00C10EFA" w:rsidRDefault="00C10EFA">
      <w:pPr>
        <w:pStyle w:val="Para"/>
        <w:rPr>
          <w:ins w:id="90" w:author="Sohan Madhav Bangaru" w:date="2017-05-03T12:56:00Z"/>
        </w:rPr>
        <w:pPrChange w:id="91" w:author="Sohan Madhav Bangaru" w:date="2017-05-03T12:50:00Z">
          <w:pPr>
            <w:pStyle w:val="Titledocument"/>
          </w:pPr>
        </w:pPrChange>
      </w:pPr>
    </w:p>
    <w:p w14:paraId="5842D649" w14:textId="2B5329A5" w:rsidR="00132753" w:rsidRPr="00386CC7" w:rsidRDefault="00CD12DD">
      <w:pPr>
        <w:pStyle w:val="Para"/>
        <w:pPrChange w:id="92" w:author="Sohan Madhav Bangaru" w:date="2017-05-03T12:50:00Z">
          <w:pPr>
            <w:pStyle w:val="Titledocument"/>
          </w:pPr>
        </w:pPrChange>
      </w:pPr>
      <w:r>
        <w:t xml:space="preserve">There are a lot of </w:t>
      </w:r>
      <w:r w:rsidR="00E10026">
        <w:t>tools in the mobile market</w:t>
      </w:r>
      <w:r w:rsidR="00312A0B">
        <w:t xml:space="preserve"> </w:t>
      </w:r>
      <w:del w:id="93" w:author="Srividya Bansal" w:date="2017-05-01T11:07:00Z">
        <w:r w:rsidR="00312A0B" w:rsidDel="000E27B0">
          <w:delText xml:space="preserve">which </w:delText>
        </w:r>
      </w:del>
      <w:ins w:id="94" w:author="Srividya Bansal" w:date="2017-05-01T11:07:00Z">
        <w:r w:rsidR="000E27B0">
          <w:t xml:space="preserve">that </w:t>
        </w:r>
      </w:ins>
      <w:r w:rsidR="00312A0B">
        <w:t>help</w:t>
      </w:r>
      <w:del w:id="95" w:author="Srividya Bansal" w:date="2017-05-01T11:07:00Z">
        <w:r w:rsidR="00312A0B" w:rsidDel="000E27B0">
          <w:delText>s</w:delText>
        </w:r>
      </w:del>
      <w:r w:rsidR="00312A0B">
        <w:t xml:space="preserve"> </w:t>
      </w:r>
      <w:del w:id="96" w:author="Srividya Bansal" w:date="2017-05-01T11:07:00Z">
        <w:r w:rsidR="00312A0B" w:rsidDel="000E27B0">
          <w:delText xml:space="preserve">the </w:delText>
        </w:r>
      </w:del>
      <w:r w:rsidR="00312A0B">
        <w:t>STEM educators manage course planning, resource sharing, grading</w:t>
      </w:r>
      <w:ins w:id="97" w:author="Srividya Bansal" w:date="2017-05-01T11:09:00Z">
        <w:r w:rsidR="00982CB9">
          <w:t>, and course administration</w:t>
        </w:r>
      </w:ins>
      <w:ins w:id="98" w:author="Sohan Madhav Bangaru" w:date="2017-05-03T06:36:00Z">
        <w:r w:rsidR="00B23F4D">
          <w:t xml:space="preserve"> [14-23]</w:t>
        </w:r>
      </w:ins>
      <w:del w:id="99" w:author="Srividya Bansal" w:date="2017-05-01T11:10:00Z">
        <w:r w:rsidR="00312A0B" w:rsidDel="00982CB9">
          <w:delText xml:space="preserve"> which are mostly </w:delText>
        </w:r>
        <w:r w:rsidR="007174CF" w:rsidDel="00982CB9">
          <w:delText xml:space="preserve">individual </w:delText>
        </w:r>
        <w:r w:rsidR="00312A0B" w:rsidDel="00982CB9">
          <w:delText>set of tools or applications</w:delText>
        </w:r>
      </w:del>
      <w:r w:rsidR="00312A0B">
        <w:t xml:space="preserve">. </w:t>
      </w:r>
      <w:del w:id="100" w:author="Srividya Bansal" w:date="2017-05-01T11:10:00Z">
        <w:r w:rsidR="00312A0B" w:rsidDel="00947889">
          <w:delText xml:space="preserve"> </w:delText>
        </w:r>
      </w:del>
      <w:r w:rsidR="00516B00">
        <w:t>To ensure</w:t>
      </w:r>
      <w:r w:rsidR="00AB48F0">
        <w:t xml:space="preserve"> future generations of engineering, science and other technological practitioners are equipped with the required technical know-how and skills to cons</w:t>
      </w:r>
      <w:r w:rsidR="00516B00">
        <w:t>tantly innovate solutions to societal challenges</w:t>
      </w:r>
      <w:r w:rsidR="00F95F88">
        <w:t>,</w:t>
      </w:r>
      <w:r w:rsidR="00516B00">
        <w:t xml:space="preserve"> effective courses</w:t>
      </w:r>
      <w:ins w:id="101" w:author="Srividya Bansal" w:date="2017-05-01T11:11:00Z">
        <w:r w:rsidR="00947889">
          <w:t xml:space="preserve"> </w:t>
        </w:r>
      </w:ins>
      <w:del w:id="102" w:author="Srividya Bansal" w:date="2017-05-01T11:11:00Z">
        <w:r w:rsidR="00516B00" w:rsidDel="00947889">
          <w:delText xml:space="preserve"> and IMODS </w:delText>
        </w:r>
      </w:del>
      <w:r w:rsidR="00516B00">
        <w:t>that incorporate the best pedagogical and assessment practices must be developed and delivered</w:t>
      </w:r>
      <w:r w:rsidR="00AB48F0">
        <w:t>.</w:t>
      </w:r>
      <w:r w:rsidR="00516B00">
        <w:t xml:space="preserve"> </w:t>
      </w:r>
      <w:ins w:id="103" w:author="Srividya Bansal" w:date="2017-05-01T11:11:00Z">
        <w:r w:rsidR="00947889">
          <w:rPr>
            <w14:ligatures w14:val="standard"/>
          </w:rPr>
          <w:t>Instructional Module Development System (IMODS) is a web application that guides instructors through an outcome-based course design process. The underlying theoretical framework of the IMODS strongly adheres to Outcome based Education (OBE)</w:t>
        </w:r>
      </w:ins>
      <w:ins w:id="104" w:author="Sohan Madhav Bangaru" w:date="2017-05-03T04:19:00Z">
        <w:r w:rsidR="00744A57">
          <w:rPr>
            <w14:ligatures w14:val="standard"/>
          </w:rPr>
          <w:t xml:space="preserve"> [3, 4, 5</w:t>
        </w:r>
      </w:ins>
      <w:ins w:id="105" w:author="Sohan Madhav Bangaru" w:date="2017-05-03T04:24:00Z">
        <w:r w:rsidR="004862F9">
          <w:rPr>
            <w14:ligatures w14:val="standard"/>
          </w:rPr>
          <w:t>, 6</w:t>
        </w:r>
      </w:ins>
      <w:ins w:id="106" w:author="Sohan Madhav Bangaru" w:date="2017-05-03T04:19:00Z">
        <w:r w:rsidR="00744A57">
          <w:rPr>
            <w14:ligatures w14:val="standard"/>
          </w:rPr>
          <w:t>]</w:t>
        </w:r>
      </w:ins>
      <w:ins w:id="107" w:author="Srividya Bansal" w:date="2017-05-01T11:11:00Z">
        <w:r w:rsidR="00947889">
          <w:rPr>
            <w14:ligatures w14:val="standard"/>
          </w:rPr>
          <w:t xml:space="preserve"> approach which treats the objectives as the spine of a course. </w:t>
        </w:r>
      </w:ins>
      <w:del w:id="108" w:author="Srividya Bansal" w:date="2017-05-01T11:11:00Z">
        <w:r w:rsidR="00132753" w:rsidDel="00947889">
          <w:delText xml:space="preserve">The IMOD framework strongly adheres to the OBE (Outcome based Education approach). </w:delText>
        </w:r>
      </w:del>
      <w:del w:id="109" w:author="Srividya Bansal" w:date="2017-05-01T11:12:00Z">
        <w:r w:rsidR="00132753" w:rsidRPr="00386CC7" w:rsidDel="00947889">
          <w:delText xml:space="preserve">In </w:delText>
        </w:r>
        <w:r w:rsidR="00F95F88" w:rsidRPr="00386CC7" w:rsidDel="00947889">
          <w:delText>fact,</w:delText>
        </w:r>
        <w:r w:rsidR="00132753" w:rsidRPr="00386CC7" w:rsidDel="00947889">
          <w:delText xml:space="preserve"> under</w:delText>
        </w:r>
      </w:del>
      <w:ins w:id="110" w:author="Srividya Bansal" w:date="2017-05-01T11:12:00Z">
        <w:r w:rsidR="00947889">
          <w:t>In</w:t>
        </w:r>
      </w:ins>
      <w:r w:rsidR="00132753" w:rsidRPr="00386CC7">
        <w:t xml:space="preserve"> the IMOD</w:t>
      </w:r>
      <w:r w:rsidR="000C4242">
        <w:t>S</w:t>
      </w:r>
      <w:r w:rsidR="00132753" w:rsidRPr="00386CC7">
        <w:t xml:space="preserve"> framework, </w:t>
      </w:r>
      <w:del w:id="111" w:author="Srividya Bansal" w:date="2017-05-01T11:12:00Z">
        <w:r w:rsidR="00132753" w:rsidRPr="00386CC7" w:rsidDel="00947889">
          <w:delText xml:space="preserve">the </w:delText>
        </w:r>
      </w:del>
      <w:r w:rsidR="00132753" w:rsidRPr="00386CC7">
        <w:t xml:space="preserve">course design is </w:t>
      </w:r>
      <w:ins w:id="112" w:author="Srividya Bansal" w:date="2017-05-01T11:12:00Z">
        <w:r w:rsidR="00947889">
          <w:t>c</w:t>
        </w:r>
      </w:ins>
      <w:del w:id="113" w:author="Srividya Bansal" w:date="2017-05-01T11:12:00Z">
        <w:r w:rsidR="00132753" w:rsidRPr="00386CC7" w:rsidDel="00947889">
          <w:delText>made to revolve</w:delText>
        </w:r>
      </w:del>
      <w:ins w:id="114" w:author="Srividya Bansal" w:date="2017-05-01T11:12:00Z">
        <w:r w:rsidR="00947889">
          <w:t>entered</w:t>
        </w:r>
      </w:ins>
      <w:r w:rsidR="00132753" w:rsidRPr="00386CC7">
        <w:t xml:space="preserve"> </w:t>
      </w:r>
      <w:del w:id="115" w:author="Srividya Bansal" w:date="2017-05-01T11:12:00Z">
        <w:r w:rsidR="00132753" w:rsidRPr="00386CC7" w:rsidDel="00947889">
          <w:delText xml:space="preserve">entirely </w:delText>
        </w:r>
      </w:del>
      <w:ins w:id="116" w:author="Srividya Bansal" w:date="2017-05-01T11:12:00Z">
        <w:r w:rsidR="00947889">
          <w:t>around</w:t>
        </w:r>
      </w:ins>
      <w:del w:id="117" w:author="Srividya Bansal" w:date="2017-05-01T11:12:00Z">
        <w:r w:rsidR="00132753" w:rsidRPr="00386CC7" w:rsidDel="00947889">
          <w:delText>based on</w:delText>
        </w:r>
      </w:del>
      <w:r w:rsidR="00132753" w:rsidRPr="00386CC7">
        <w:t xml:space="preserve"> the learning objectives of </w:t>
      </w:r>
      <w:del w:id="118" w:author="Srividya Bansal" w:date="2017-05-01T11:12:00Z">
        <w:r w:rsidR="00132753" w:rsidRPr="00386CC7" w:rsidDel="00947889">
          <w:delText xml:space="preserve">the </w:delText>
        </w:r>
      </w:del>
      <w:ins w:id="119" w:author="Srividya Bansal" w:date="2017-05-01T11:12:00Z">
        <w:r w:rsidR="00947889">
          <w:t>a</w:t>
        </w:r>
        <w:r w:rsidR="00947889" w:rsidRPr="00386CC7">
          <w:t xml:space="preserve"> </w:t>
        </w:r>
      </w:ins>
      <w:r w:rsidR="00132753" w:rsidRPr="00386CC7">
        <w:t>course. The learning objectives should have following defining characte</w:t>
      </w:r>
      <w:r w:rsidR="000C4242">
        <w:t>ristics: Performance</w:t>
      </w:r>
      <w:ins w:id="120" w:author="Sohan Madhav Bangaru" w:date="2017-05-03T04:26:00Z">
        <w:r w:rsidR="00657F2E">
          <w:t xml:space="preserve"> – description of what the learner is expected to be able to do</w:t>
        </w:r>
      </w:ins>
      <w:r w:rsidR="000C4242">
        <w:t>, Condition</w:t>
      </w:r>
      <w:ins w:id="121" w:author="Sohan Madhav Bangaru" w:date="2017-05-03T04:30:00Z">
        <w:r w:rsidR="00B27EC8">
          <w:t xml:space="preserve"> – description of the condition under which the performance is expected to occur</w:t>
        </w:r>
      </w:ins>
      <w:r w:rsidR="00132753" w:rsidRPr="00386CC7">
        <w:t>, Content</w:t>
      </w:r>
      <w:ins w:id="122" w:author="Sohan Madhav Bangaru" w:date="2017-05-03T04:31:00Z">
        <w:r w:rsidR="00B27EC8">
          <w:t xml:space="preserve"> – description of the factual, procedural, conceptual and meta-cognitive knowledge</w:t>
        </w:r>
      </w:ins>
      <w:r w:rsidR="00132753" w:rsidRPr="00386CC7">
        <w:t xml:space="preserve"> and Criteria</w:t>
      </w:r>
      <w:ins w:id="123" w:author="Sohan Madhav Bangaru" w:date="2017-05-03T04:32:00Z">
        <w:r w:rsidR="00B27EC8">
          <w:t xml:space="preserve"> – description of the level of competence that must be</w:t>
        </w:r>
        <w:r w:rsidR="0000772F">
          <w:t xml:space="preserve"> reached or surpassed</w:t>
        </w:r>
      </w:ins>
      <w:r w:rsidR="00132753" w:rsidRPr="00386CC7">
        <w:t xml:space="preserve">. The </w:t>
      </w:r>
      <w:ins w:id="124" w:author="Srividya Bansal" w:date="2017-05-01T11:14:00Z">
        <w:r w:rsidR="00EA27E2">
          <w:t>underlying theoretical framework for IM</w:t>
        </w:r>
        <w:del w:id="125" w:author="Sohan Madhav Bangaru" w:date="2017-05-02T23:34:00Z">
          <w:r w:rsidR="00EA27E2" w:rsidDel="009815EE">
            <w:delText>DO</w:delText>
          </w:r>
        </w:del>
      </w:ins>
      <w:ins w:id="126" w:author="Sohan Madhav Bangaru" w:date="2017-05-02T23:34:00Z">
        <w:r w:rsidR="009815EE">
          <w:t>OD</w:t>
        </w:r>
      </w:ins>
      <w:ins w:id="127" w:author="Srividya Bansal" w:date="2017-05-01T11:14:00Z">
        <w:r w:rsidR="00EA27E2">
          <w:t xml:space="preserve">S called the </w:t>
        </w:r>
      </w:ins>
      <w:r w:rsidR="00132753" w:rsidRPr="00386CC7">
        <w:t>PC</w:t>
      </w:r>
      <w:r w:rsidR="00132753" w:rsidRPr="00947889">
        <w:rPr>
          <w:vertAlign w:val="superscript"/>
          <w:rPrChange w:id="128" w:author="Srividya Bansal" w:date="2017-05-01T11:12:00Z">
            <w:rPr>
              <w:b w:val="0"/>
            </w:rPr>
          </w:rPrChange>
        </w:rPr>
        <w:t>3</w:t>
      </w:r>
      <w:r w:rsidR="00132753" w:rsidRPr="00386CC7">
        <w:t xml:space="preserve"> Model </w:t>
      </w:r>
      <w:del w:id="129" w:author="Srividya Bansal" w:date="2017-05-01T11:14:00Z">
        <w:r w:rsidR="00132753" w:rsidRPr="00386CC7" w:rsidDel="00EA27E2">
          <w:delText>used for the IMODS framework can be seen</w:delText>
        </w:r>
      </w:del>
      <w:ins w:id="130" w:author="Srividya Bansal" w:date="2017-05-01T11:14:00Z">
        <w:r w:rsidR="00EA27E2">
          <w:t>is discussed</w:t>
        </w:r>
      </w:ins>
      <w:r w:rsidR="00132753" w:rsidRPr="00386CC7">
        <w:t xml:space="preserve"> in detail in the next section. </w:t>
      </w:r>
    </w:p>
    <w:p w14:paraId="38367C83" w14:textId="77777777" w:rsidR="00132753" w:rsidRPr="00386CC7" w:rsidRDefault="00132753" w:rsidP="00986528">
      <w:pPr>
        <w:pStyle w:val="Para"/>
      </w:pPr>
    </w:p>
    <w:p w14:paraId="75DE7A8D" w14:textId="12449215" w:rsidR="00CD12DD" w:rsidRDefault="00312A0B" w:rsidP="00986528">
      <w:pPr>
        <w:pStyle w:val="Para"/>
        <w:rPr>
          <w:ins w:id="131" w:author="Srividya Bansal" w:date="2017-05-01T11:22:00Z"/>
        </w:rPr>
      </w:pPr>
      <w:del w:id="132" w:author="Srividya Bansal" w:date="2017-05-01T11:19:00Z">
        <w:r w:rsidRPr="00386CC7" w:rsidDel="00222E5B">
          <w:delText xml:space="preserve">To achieve </w:delText>
        </w:r>
        <w:commentRangeStart w:id="133"/>
        <w:commentRangeStart w:id="134"/>
        <w:r w:rsidR="00C65216" w:rsidRPr="00386CC7" w:rsidDel="00222E5B">
          <w:delText>such</w:delText>
        </w:r>
      </w:del>
      <w:ins w:id="135" w:author="Srividya Bansal" w:date="2017-05-01T11:19:00Z">
        <w:del w:id="136" w:author="Sohan Madhav Bangaru" w:date="2017-05-03T04:22:00Z">
          <w:r w:rsidR="00222E5B" w:rsidDel="0078753B">
            <w:delText>Q</w:delText>
          </w:r>
        </w:del>
      </w:ins>
      <w:del w:id="137" w:author="Sohan Madhav Bangaru" w:date="2017-05-03T04:22:00Z">
        <w:r w:rsidR="00C65216" w:rsidRPr="00386CC7" w:rsidDel="0078753B">
          <w:delText xml:space="preserve"> </w:delText>
        </w:r>
        <w:commentRangeEnd w:id="133"/>
        <w:r w:rsidR="00DC2287" w:rsidDel="0078753B">
          <w:rPr>
            <w:rStyle w:val="CommentReference"/>
          </w:rPr>
          <w:commentReference w:id="133"/>
        </w:r>
        <w:commentRangeEnd w:id="134"/>
        <w:r w:rsidR="00117D85" w:rsidDel="0078753B">
          <w:rPr>
            <w:rStyle w:val="CommentReference"/>
          </w:rPr>
          <w:commentReference w:id="134"/>
        </w:r>
        <w:r w:rsidR="00C65216" w:rsidRPr="00386CC7" w:rsidDel="0078753B">
          <w:delText>quality</w:delText>
        </w:r>
      </w:del>
      <w:ins w:id="138" w:author="Sohan Madhav Bangaru" w:date="2017-05-03T04:22:00Z">
        <w:r w:rsidR="0078753B">
          <w:t>Effective</w:t>
        </w:r>
      </w:ins>
      <w:r w:rsidR="00C65216" w:rsidRPr="00386CC7">
        <w:t xml:space="preserve"> course </w:t>
      </w:r>
      <w:del w:id="139" w:author="Srividya Bansal" w:date="2017-05-01T11:16:00Z">
        <w:r w:rsidR="00FD3BBC" w:rsidRPr="00386CC7" w:rsidDel="00DC2287">
          <w:delText xml:space="preserve">planning </w:delText>
        </w:r>
      </w:del>
      <w:ins w:id="140" w:author="Srividya Bansal" w:date="2017-05-01T11:16:00Z">
        <w:r w:rsidR="00DC2287">
          <w:t>design</w:t>
        </w:r>
        <w:r w:rsidR="00DC2287" w:rsidRPr="00386CC7">
          <w:t xml:space="preserve"> </w:t>
        </w:r>
      </w:ins>
      <w:ins w:id="141" w:author="Srividya Bansal" w:date="2017-05-01T11:18:00Z">
        <w:r w:rsidR="00222E5B">
          <w:t>includes creation of learning objectives, content topics,</w:t>
        </w:r>
      </w:ins>
      <w:ins w:id="142" w:author="Srividya Bansal" w:date="2017-05-01T11:19:00Z">
        <w:r w:rsidR="00222E5B">
          <w:t xml:space="preserve"> </w:t>
        </w:r>
      </w:ins>
      <w:ins w:id="143" w:author="Srividya Bansal" w:date="2017-05-01T11:18:00Z">
        <w:r w:rsidR="00222E5B">
          <w:t>assessments,</w:t>
        </w:r>
      </w:ins>
      <w:ins w:id="144" w:author="Srividya Bansal" w:date="2017-05-01T11:19:00Z">
        <w:r w:rsidR="00222E5B">
          <w:t xml:space="preserve"> </w:t>
        </w:r>
      </w:ins>
      <w:ins w:id="145" w:author="Srividya Bansal" w:date="2017-05-01T11:18:00Z">
        <w:r w:rsidR="00222E5B">
          <w:t>and</w:t>
        </w:r>
      </w:ins>
      <w:ins w:id="146" w:author="Srividya Bansal" w:date="2017-05-01T11:19:00Z">
        <w:r w:rsidR="00222E5B">
          <w:t xml:space="preserve"> instructional techniques. Instructors often use</w:t>
        </w:r>
      </w:ins>
      <w:del w:id="147" w:author="Srividya Bansal" w:date="2017-05-01T11:20:00Z">
        <w:r w:rsidRPr="00386CC7" w:rsidDel="00222E5B">
          <w:delText>from the initial s</w:delText>
        </w:r>
        <w:r w:rsidR="00FD3BBC" w:rsidRPr="00386CC7" w:rsidDel="00222E5B">
          <w:delText>tages of the course overview,</w:delText>
        </w:r>
        <w:r w:rsidRPr="00386CC7" w:rsidDel="00222E5B">
          <w:delText xml:space="preserve"> to manage the objectives of the respective course and assigning the content topics towards a learning objective and along with the resources aiding the topics</w:delText>
        </w:r>
        <w:r w:rsidR="00C65216" w:rsidRPr="00386CC7" w:rsidDel="00222E5B">
          <w:delText>,</w:delText>
        </w:r>
      </w:del>
      <w:r w:rsidRPr="00386CC7">
        <w:t xml:space="preserve"> </w:t>
      </w:r>
      <w:r w:rsidR="003C3B59" w:rsidRPr="00386CC7">
        <w:t xml:space="preserve">diverse </w:t>
      </w:r>
      <w:r w:rsidRPr="00386CC7">
        <w:t xml:space="preserve">tools </w:t>
      </w:r>
      <w:ins w:id="148" w:author="Srividya Bansal" w:date="2017-05-01T11:20:00Z">
        <w:r w:rsidR="00222E5B">
          <w:t xml:space="preserve">to help with design of these various components. </w:t>
        </w:r>
      </w:ins>
      <w:del w:id="149" w:author="Srividya Bansal" w:date="2017-05-01T11:21:00Z">
        <w:r w:rsidRPr="00386CC7" w:rsidDel="00222E5B">
          <w:delText>are used and i</w:delText>
        </w:r>
      </w:del>
      <w:ins w:id="150" w:author="Srividya Bansal" w:date="2017-05-01T11:21:00Z">
        <w:r w:rsidR="00222E5B">
          <w:t>I</w:t>
        </w:r>
      </w:ins>
      <w:r w:rsidRPr="00386CC7">
        <w:t xml:space="preserve">t </w:t>
      </w:r>
      <w:ins w:id="151" w:author="Srividya Bansal" w:date="2017-05-01T11:21:00Z">
        <w:r w:rsidR="00222E5B">
          <w:t xml:space="preserve">often </w:t>
        </w:r>
      </w:ins>
      <w:r w:rsidRPr="00386CC7">
        <w:t xml:space="preserve">gets increasingly difficult to manage </w:t>
      </w:r>
      <w:r w:rsidR="00C65216" w:rsidRPr="00386CC7">
        <w:t xml:space="preserve">course planning and tracking </w:t>
      </w:r>
      <w:r w:rsidRPr="00386CC7">
        <w:t xml:space="preserve">across different applications effectively. </w:t>
      </w:r>
      <w:ins w:id="152" w:author="Srividya Bansal" w:date="2017-05-01T11:21:00Z">
        <w:r w:rsidR="00222E5B">
          <w:t xml:space="preserve">The goal of IMODS was </w:t>
        </w:r>
      </w:ins>
      <w:del w:id="153" w:author="Srividya Bansal" w:date="2017-05-01T11:21:00Z">
        <w:r w:rsidRPr="00386CC7" w:rsidDel="00222E5B">
          <w:delText xml:space="preserve">To </w:delText>
        </w:r>
      </w:del>
      <w:ins w:id="154" w:author="Srividya Bansal" w:date="2017-05-01T11:21:00Z">
        <w:r w:rsidR="00222E5B">
          <w:t>t</w:t>
        </w:r>
        <w:r w:rsidR="00222E5B" w:rsidRPr="00386CC7">
          <w:t xml:space="preserve">o </w:t>
        </w:r>
      </w:ins>
      <w:r w:rsidRPr="00386CC7">
        <w:t xml:space="preserve">bring </w:t>
      </w:r>
      <w:r w:rsidR="001F643A" w:rsidRPr="00386CC7">
        <w:t xml:space="preserve">together </w:t>
      </w:r>
      <w:r w:rsidR="00CC6B30" w:rsidRPr="00386CC7">
        <w:t>these</w:t>
      </w:r>
      <w:r w:rsidRPr="00386CC7">
        <w:t xml:space="preserve"> </w:t>
      </w:r>
      <w:r w:rsidR="003C3B59" w:rsidRPr="00386CC7">
        <w:t>functionalities</w:t>
      </w:r>
      <w:r w:rsidRPr="00386CC7">
        <w:t xml:space="preserve"> under one umbrella </w:t>
      </w:r>
      <w:del w:id="155" w:author="Srividya Bansal" w:date="2017-05-01T11:21:00Z">
        <w:r w:rsidRPr="00386CC7" w:rsidDel="00222E5B">
          <w:delText xml:space="preserve">the </w:delText>
        </w:r>
        <w:r w:rsidR="00230663" w:rsidRPr="00386CC7" w:rsidDel="00222E5B">
          <w:delText>IMODS</w:delText>
        </w:r>
        <w:r w:rsidRPr="00386CC7" w:rsidDel="00222E5B">
          <w:delText xml:space="preserve"> Project was </w:delText>
        </w:r>
        <w:r w:rsidR="003C3B59" w:rsidRPr="00386CC7" w:rsidDel="00222E5B">
          <w:delText>designed</w:delText>
        </w:r>
        <w:r w:rsidRPr="00386CC7" w:rsidDel="00222E5B">
          <w:delText xml:space="preserve"> and to </w:delText>
        </w:r>
        <w:r w:rsidR="003C3B59" w:rsidRPr="00386CC7" w:rsidDel="00222E5B">
          <w:delText>realize the concept</w:delText>
        </w:r>
        <w:r w:rsidR="006807C6" w:rsidDel="00222E5B">
          <w:delText>,</w:delText>
        </w:r>
        <w:r w:rsidRPr="00386CC7" w:rsidDel="00222E5B">
          <w:delText xml:space="preserve"> a web based application was developed for the use of </w:delText>
        </w:r>
        <w:r w:rsidR="00386CC7" w:rsidRPr="00386CC7" w:rsidDel="00222E5B">
          <w:delText>educators</w:delText>
        </w:r>
      </w:del>
      <w:ins w:id="156" w:author="Srividya Bansal" w:date="2017-05-01T11:21:00Z">
        <w:r w:rsidR="00222E5B">
          <w:t>and ensuring that an outcomes-based education process was followed for course design</w:t>
        </w:r>
      </w:ins>
      <w:r w:rsidRPr="00386CC7">
        <w:t xml:space="preserve">. To further extend the ease of using </w:t>
      </w:r>
      <w:r w:rsidR="00230663" w:rsidRPr="00386CC7">
        <w:t>IMODS</w:t>
      </w:r>
      <w:r w:rsidRPr="00386CC7">
        <w:t xml:space="preserve"> </w:t>
      </w:r>
      <w:del w:id="157" w:author="Srividya Bansal" w:date="2017-05-01T11:17:00Z">
        <w:r w:rsidRPr="00386CC7" w:rsidDel="00222E5B">
          <w:delText>technology</w:delText>
        </w:r>
      </w:del>
      <w:ins w:id="158" w:author="Srividya Bansal" w:date="2017-05-01T11:17:00Z">
        <w:r w:rsidR="00222E5B">
          <w:t>tool</w:t>
        </w:r>
      </w:ins>
      <w:r w:rsidRPr="00386CC7">
        <w:t xml:space="preserve">, </w:t>
      </w:r>
      <w:del w:id="159" w:author="Srividya Bansal" w:date="2017-05-01T11:17:00Z">
        <w:r w:rsidRPr="00386CC7" w:rsidDel="00222E5B">
          <w:delText>for the firs</w:delText>
        </w:r>
        <w:r w:rsidR="003C3B59" w:rsidRPr="00386CC7" w:rsidDel="00222E5B">
          <w:delText xml:space="preserve">t time it will be designed as </w:delText>
        </w:r>
      </w:del>
      <w:r w:rsidR="003C3B59" w:rsidRPr="00386CC7">
        <w:t>a</w:t>
      </w:r>
      <w:r w:rsidRPr="00386CC7">
        <w:t xml:space="preserve"> mobile </w:t>
      </w:r>
      <w:ins w:id="160" w:author="Srividya Bansal" w:date="2017-05-01T11:17:00Z">
        <w:r w:rsidR="00222E5B">
          <w:t xml:space="preserve">version of the </w:t>
        </w:r>
      </w:ins>
      <w:r w:rsidRPr="00386CC7">
        <w:t xml:space="preserve">application </w:t>
      </w:r>
      <w:ins w:id="161" w:author="Srividya Bansal" w:date="2017-05-01T11:17:00Z">
        <w:r w:rsidR="00222E5B">
          <w:t xml:space="preserve">is being designed </w:t>
        </w:r>
      </w:ins>
      <w:r w:rsidRPr="00386CC7">
        <w:t>targeting tablet</w:t>
      </w:r>
      <w:ins w:id="162" w:author="Srividya Bansal" w:date="2017-05-01T11:17:00Z">
        <w:r w:rsidR="00222E5B">
          <w:t>-</w:t>
        </w:r>
      </w:ins>
      <w:del w:id="163" w:author="Srividya Bansal" w:date="2017-05-01T11:17:00Z">
        <w:r w:rsidRPr="00386CC7" w:rsidDel="00222E5B">
          <w:delText xml:space="preserve"> </w:delText>
        </w:r>
      </w:del>
      <w:r w:rsidRPr="00386CC7">
        <w:t>sized mobile devices</w:t>
      </w:r>
      <w:ins w:id="164" w:author="Srividya Bansal" w:date="2017-05-01T11:18:00Z">
        <w:r w:rsidR="00222E5B">
          <w:t xml:space="preserve"> for the first version</w:t>
        </w:r>
      </w:ins>
      <w:r w:rsidRPr="00386CC7">
        <w:t xml:space="preserve">. It also brings a set of unique challenges of designing intuitive </w:t>
      </w:r>
      <w:del w:id="165" w:author="Srividya Bansal" w:date="2017-05-01T11:18:00Z">
        <w:r w:rsidRPr="00386CC7" w:rsidDel="00222E5B">
          <w:delText>UI (</w:delText>
        </w:r>
      </w:del>
      <w:r w:rsidRPr="00386CC7">
        <w:t>User Interface</w:t>
      </w:r>
      <w:ins w:id="166" w:author="Srividya Bansal" w:date="2017-05-01T11:18:00Z">
        <w:r w:rsidR="00222E5B">
          <w:t xml:space="preserve"> (UI</w:t>
        </w:r>
      </w:ins>
      <w:del w:id="167" w:author="Srividya Bansal" w:date="2017-05-01T11:18:00Z">
        <w:r w:rsidRPr="00386CC7" w:rsidDel="00222E5B">
          <w:delText>s</w:delText>
        </w:r>
      </w:del>
      <w:r w:rsidRPr="00386CC7">
        <w:t>)</w:t>
      </w:r>
      <w:r w:rsidR="00792C4D" w:rsidRPr="00386CC7">
        <w:t xml:space="preserve"> and various transitions </w:t>
      </w:r>
      <w:r w:rsidRPr="00386CC7">
        <w:t>to enable the educator to use the application with ease.</w:t>
      </w:r>
      <w:r w:rsidR="00792C4D" w:rsidRPr="00386CC7">
        <w:t xml:space="preserve"> This </w:t>
      </w:r>
      <w:r w:rsidR="008245CC">
        <w:t>report</w:t>
      </w:r>
      <w:r w:rsidR="00792C4D" w:rsidRPr="00386CC7">
        <w:t xml:space="preserve"> </w:t>
      </w:r>
      <w:del w:id="168" w:author="Srividya Bansal" w:date="2017-05-01T11:15:00Z">
        <w:r w:rsidR="00792C4D" w:rsidRPr="00386CC7" w:rsidDel="00DC2287">
          <w:delText>attempts to produce a</w:delText>
        </w:r>
      </w:del>
      <w:ins w:id="169" w:author="Srividya Bansal" w:date="2017-05-01T11:15:00Z">
        <w:r w:rsidR="00DC2287">
          <w:t>presents</w:t>
        </w:r>
        <w:r w:rsidR="00872C43">
          <w:t xml:space="preserve"> the</w:t>
        </w:r>
      </w:ins>
      <w:r w:rsidR="00792C4D" w:rsidRPr="00386CC7">
        <w:t xml:space="preserve"> first version of </w:t>
      </w:r>
      <w:r w:rsidR="00230663" w:rsidRPr="00386CC7">
        <w:t>IMODS</w:t>
      </w:r>
      <w:r w:rsidR="00792C4D" w:rsidRPr="00386CC7">
        <w:t xml:space="preserve"> Mobile and discuss </w:t>
      </w:r>
      <w:del w:id="170" w:author="Srividya Bansal" w:date="2017-05-01T11:17:00Z">
        <w:r w:rsidR="00792C4D" w:rsidRPr="00386CC7" w:rsidDel="00222E5B">
          <w:delText xml:space="preserve">the </w:delText>
        </w:r>
      </w:del>
      <w:r w:rsidR="00792C4D" w:rsidRPr="00386CC7">
        <w:t>various design and implementation aspects of the mobile application.</w:t>
      </w:r>
    </w:p>
    <w:p w14:paraId="5B7E4A90" w14:textId="77777777" w:rsidR="00774DFB" w:rsidRDefault="00774DFB" w:rsidP="00986528">
      <w:pPr>
        <w:pStyle w:val="Para"/>
        <w:rPr>
          <w:ins w:id="171" w:author="Srividya Bansal" w:date="2017-05-01T11:22:00Z"/>
        </w:rPr>
      </w:pPr>
    </w:p>
    <w:p w14:paraId="16FF6AFB" w14:textId="350B4188" w:rsidR="00774DFB" w:rsidRDefault="00774DFB" w:rsidP="00986528">
      <w:pPr>
        <w:pStyle w:val="Para"/>
        <w:rPr>
          <w:ins w:id="172" w:author="Sohan Madhav Bangaru" w:date="2017-05-03T12:51:00Z"/>
        </w:rPr>
      </w:pPr>
      <w:commentRangeStart w:id="173"/>
      <w:ins w:id="174" w:author="Srividya Bansal" w:date="2017-05-01T11:22:00Z">
        <w:del w:id="175" w:author="Sohan Madhav Bangaru" w:date="2017-05-03T04:34:00Z">
          <w:r w:rsidDel="00D2527F">
            <w:delText>Provide a outline of the paper here…</w:delText>
          </w:r>
          <w:commentRangeEnd w:id="173"/>
          <w:r w:rsidDel="00D2527F">
            <w:rPr>
              <w:rStyle w:val="CommentReference"/>
            </w:rPr>
            <w:commentReference w:id="173"/>
          </w:r>
        </w:del>
      </w:ins>
      <w:ins w:id="176" w:author="Sohan Madhav Bangaru" w:date="2017-05-03T04:34:00Z">
        <w:r w:rsidR="00D2527F">
          <w:t>This report briefly de</w:t>
        </w:r>
      </w:ins>
      <w:ins w:id="177" w:author="Sohan Madhav Bangaru" w:date="2017-05-03T04:35:00Z">
        <w:r w:rsidR="00D2527F">
          <w:t>scr</w:t>
        </w:r>
      </w:ins>
      <w:ins w:id="178" w:author="Sohan Madhav Bangaru" w:date="2017-05-03T04:34:00Z">
        <w:r w:rsidR="00D2527F">
          <w:t xml:space="preserve">ibes the </w:t>
        </w:r>
      </w:ins>
      <w:ins w:id="179" w:author="Sohan Madhav Bangaru" w:date="2017-05-03T04:38:00Z">
        <w:r w:rsidR="00E1050B">
          <w:t>reference</w:t>
        </w:r>
      </w:ins>
      <w:ins w:id="180" w:author="Sohan Madhav Bangaru" w:date="2017-05-03T04:35:00Z">
        <w:r w:rsidR="00D2527F">
          <w:t xml:space="preserve"> application used to create the mobile </w:t>
        </w:r>
      </w:ins>
      <w:ins w:id="181" w:author="Sohan Madhav Bangaru" w:date="2017-05-03T04:51:00Z">
        <w:r w:rsidR="0029223C">
          <w:t>version of IMODS</w:t>
        </w:r>
      </w:ins>
      <w:ins w:id="182" w:author="Sohan Madhav Bangaru" w:date="2017-05-03T04:38:00Z">
        <w:r w:rsidR="00E1050B">
          <w:t xml:space="preserve"> and its various sub-</w:t>
        </w:r>
      </w:ins>
      <w:ins w:id="183" w:author="Sohan Madhav Bangaru" w:date="2017-05-03T04:51:00Z">
        <w:r w:rsidR="0029223C">
          <w:t>modules</w:t>
        </w:r>
      </w:ins>
      <w:ins w:id="184" w:author="Sohan Madhav Bangaru" w:date="2017-05-03T04:35:00Z">
        <w:r w:rsidR="00D2527F">
          <w:t xml:space="preserve">, research and categorize various </w:t>
        </w:r>
      </w:ins>
      <w:ins w:id="185" w:author="Sohan Madhav Bangaru" w:date="2017-05-03T04:36:00Z">
        <w:r w:rsidR="00D2527F">
          <w:t xml:space="preserve">tools </w:t>
        </w:r>
      </w:ins>
      <w:ins w:id="186" w:author="Sohan Madhav Bangaru" w:date="2017-05-03T04:38:00Z">
        <w:r w:rsidR="00E1050B">
          <w:t xml:space="preserve">which </w:t>
        </w:r>
      </w:ins>
      <w:ins w:id="187" w:author="Sohan Madhav Bangaru" w:date="2017-05-03T04:36:00Z">
        <w:r w:rsidR="00D2527F">
          <w:t xml:space="preserve">already exist in the market for </w:t>
        </w:r>
      </w:ins>
      <w:ins w:id="188" w:author="Sohan Madhav Bangaru" w:date="2017-05-03T04:51:00Z">
        <w:r w:rsidR="0029223C">
          <w:t xml:space="preserve">the </w:t>
        </w:r>
      </w:ins>
      <w:ins w:id="189" w:author="Sohan Madhav Bangaru" w:date="2017-05-03T04:38:00Z">
        <w:r w:rsidR="00E1050B">
          <w:t>use</w:t>
        </w:r>
      </w:ins>
      <w:ins w:id="190" w:author="Sohan Madhav Bangaru" w:date="2017-05-03T04:51:00Z">
        <w:r w:rsidR="0029223C">
          <w:t>r</w:t>
        </w:r>
      </w:ins>
      <w:ins w:id="191" w:author="Sohan Madhav Bangaru" w:date="2017-05-03T04:38:00Z">
        <w:r w:rsidR="00E1050B">
          <w:t xml:space="preserve"> in </w:t>
        </w:r>
      </w:ins>
      <w:ins w:id="192" w:author="Sohan Madhav Bangaru" w:date="2017-05-03T04:36:00Z">
        <w:r w:rsidR="00D2527F">
          <w:t xml:space="preserve">the mobile </w:t>
        </w:r>
      </w:ins>
      <w:ins w:id="193" w:author="Sohan Madhav Bangaru" w:date="2017-05-03T04:51:00Z">
        <w:r w:rsidR="0029223C">
          <w:t>space</w:t>
        </w:r>
      </w:ins>
      <w:ins w:id="194" w:author="Sohan Madhav Bangaru" w:date="2017-05-03T04:36:00Z">
        <w:r w:rsidR="00D2527F">
          <w:t xml:space="preserve">, discuss </w:t>
        </w:r>
        <w:r w:rsidR="00D2527F">
          <w:lastRenderedPageBreak/>
          <w:t>briefly the syst</w:t>
        </w:r>
        <w:r w:rsidR="0029223C">
          <w:t xml:space="preserve">em architecture diagram, </w:t>
        </w:r>
        <w:r w:rsidR="00D2527F">
          <w:t>describe the detailed design</w:t>
        </w:r>
      </w:ins>
      <w:ins w:id="195" w:author="Sohan Madhav Bangaru" w:date="2017-05-03T04:52:00Z">
        <w:r w:rsidR="0029223C">
          <w:t xml:space="preserve"> using interaction diagrams and the database design of the application.</w:t>
        </w:r>
      </w:ins>
      <w:ins w:id="196" w:author="Sohan Madhav Bangaru" w:date="2017-05-03T04:36:00Z">
        <w:r w:rsidR="00D2527F">
          <w:t xml:space="preserve"> </w:t>
        </w:r>
      </w:ins>
      <w:ins w:id="197" w:author="Sohan Madhav Bangaru" w:date="2017-05-03T04:52:00Z">
        <w:r w:rsidR="0029223C">
          <w:t>This report also discusses</w:t>
        </w:r>
      </w:ins>
      <w:ins w:id="198" w:author="Sohan Madhav Bangaru" w:date="2017-05-03T04:37:00Z">
        <w:r w:rsidR="00D2527F">
          <w:t xml:space="preserve"> how the</w:t>
        </w:r>
      </w:ins>
      <w:ins w:id="199" w:author="Sohan Madhav Bangaru" w:date="2017-05-03T04:36:00Z">
        <w:r w:rsidR="00D2527F">
          <w:t xml:space="preserve"> </w:t>
        </w:r>
      </w:ins>
      <w:ins w:id="200" w:author="Sohan Madhav Bangaru" w:date="2017-05-03T04:37:00Z">
        <w:r w:rsidR="00D2527F">
          <w:t>model view controller (</w:t>
        </w:r>
      </w:ins>
      <w:ins w:id="201" w:author="Sohan Madhav Bangaru" w:date="2017-05-03T04:36:00Z">
        <w:r w:rsidR="00D2527F">
          <w:t>MVC</w:t>
        </w:r>
      </w:ins>
      <w:ins w:id="202" w:author="Sohan Madhav Bangaru" w:date="2017-05-03T04:37:00Z">
        <w:r w:rsidR="00D2527F">
          <w:t>)</w:t>
        </w:r>
      </w:ins>
      <w:ins w:id="203" w:author="Sohan Madhav Bangaru" w:date="2017-05-03T07:06:00Z">
        <w:r w:rsidR="008D20CD">
          <w:t xml:space="preserve"> [24, 25]</w:t>
        </w:r>
      </w:ins>
      <w:ins w:id="204" w:author="Sohan Madhav Bangaru" w:date="2017-05-03T04:36:00Z">
        <w:r w:rsidR="00D2527F">
          <w:t xml:space="preserve"> architecture</w:t>
        </w:r>
      </w:ins>
      <w:ins w:id="205" w:author="Sohan Madhav Bangaru" w:date="2017-05-03T04:37:00Z">
        <w:r w:rsidR="00D2527F">
          <w:t xml:space="preserve"> was </w:t>
        </w:r>
      </w:ins>
      <w:ins w:id="206" w:author="Sohan Madhav Bangaru" w:date="2017-05-03T04:53:00Z">
        <w:r w:rsidR="0029223C">
          <w:t>adop</w:t>
        </w:r>
      </w:ins>
      <w:ins w:id="207" w:author="Sohan Madhav Bangaru" w:date="2017-05-03T04:37:00Z">
        <w:r w:rsidR="0029223C">
          <w:t>ted and</w:t>
        </w:r>
        <w:r w:rsidR="00D2527F">
          <w:t xml:space="preserve"> </w:t>
        </w:r>
      </w:ins>
      <w:ins w:id="208" w:author="Sohan Madhav Bangaru" w:date="2017-05-03T04:53:00Z">
        <w:r w:rsidR="0029223C">
          <w:t xml:space="preserve">specify </w:t>
        </w:r>
      </w:ins>
      <w:ins w:id="209" w:author="Sohan Madhav Bangaru" w:date="2017-05-03T04:37:00Z">
        <w:r w:rsidR="00D2527F">
          <w:t xml:space="preserve">various view controller elements and their interactions </w:t>
        </w:r>
      </w:ins>
      <w:ins w:id="210" w:author="Sohan Madhav Bangaru" w:date="2017-05-03T04:53:00Z">
        <w:r w:rsidR="0029223C">
          <w:t xml:space="preserve">made </w:t>
        </w:r>
      </w:ins>
      <w:ins w:id="211" w:author="Sohan Madhav Bangaru" w:date="2017-05-03T04:37:00Z">
        <w:r w:rsidR="0029223C">
          <w:t>between them.</w:t>
        </w:r>
      </w:ins>
      <w:ins w:id="212" w:author="Sohan Madhav Bangaru" w:date="2017-05-03T04:39:00Z">
        <w:r w:rsidR="00E1050B">
          <w:t xml:space="preserve"> </w:t>
        </w:r>
      </w:ins>
      <w:ins w:id="213" w:author="Sohan Madhav Bangaru" w:date="2017-05-03T04:53:00Z">
        <w:r w:rsidR="0029223C">
          <w:t>T</w:t>
        </w:r>
      </w:ins>
      <w:ins w:id="214" w:author="Sohan Madhav Bangaru" w:date="2017-05-03T04:39:00Z">
        <w:r w:rsidR="00E1050B">
          <w:t>he navigation between the</w:t>
        </w:r>
      </w:ins>
      <w:ins w:id="215" w:author="Sohan Madhav Bangaru" w:date="2017-05-03T04:53:00Z">
        <w:r w:rsidR="0029223C">
          <w:t>se</w:t>
        </w:r>
      </w:ins>
      <w:ins w:id="216" w:author="Sohan Madhav Bangaru" w:date="2017-05-03T04:39:00Z">
        <w:r w:rsidR="00E1050B">
          <w:t xml:space="preserve"> view controllers</w:t>
        </w:r>
      </w:ins>
      <w:ins w:id="217" w:author="Sohan Madhav Bangaru" w:date="2017-05-03T04:53:00Z">
        <w:r w:rsidR="0029223C">
          <w:t xml:space="preserve"> are demonstrated</w:t>
        </w:r>
      </w:ins>
      <w:ins w:id="218" w:author="Sohan Madhav Bangaru" w:date="2017-05-03T04:39:00Z">
        <w:r w:rsidR="00E1050B">
          <w:t xml:space="preserve"> using the navigation diagram</w:t>
        </w:r>
      </w:ins>
      <w:ins w:id="219" w:author="Sohan Madhav Bangaru" w:date="2017-05-03T04:48:00Z">
        <w:r w:rsidR="00804EDD">
          <w:t xml:space="preserve">. This </w:t>
        </w:r>
      </w:ins>
      <w:ins w:id="220" w:author="Sohan Madhav Bangaru" w:date="2017-05-03T04:37:00Z">
        <w:r w:rsidR="00804EDD">
          <w:t xml:space="preserve">report </w:t>
        </w:r>
      </w:ins>
      <w:ins w:id="221" w:author="Sohan Madhav Bangaru" w:date="2017-05-03T04:54:00Z">
        <w:r w:rsidR="0029223C">
          <w:t>briefly project development activities and source code management was performed</w:t>
        </w:r>
      </w:ins>
      <w:ins w:id="222" w:author="Sohan Madhav Bangaru" w:date="2017-05-03T04:48:00Z">
        <w:r w:rsidR="00804EDD">
          <w:t>.</w:t>
        </w:r>
      </w:ins>
      <w:ins w:id="223" w:author="Sohan Madhav Bangaru" w:date="2017-05-03T04:54:00Z">
        <w:r w:rsidR="0029223C">
          <w:t xml:space="preserve"> The report also specifies the testing methodologies used during the development phase, the user </w:t>
        </w:r>
      </w:ins>
      <w:ins w:id="224" w:author="Sohan Madhav Bangaru" w:date="2017-05-03T04:55:00Z">
        <w:r w:rsidR="0029223C">
          <w:t>studies performed and their result analysis</w:t>
        </w:r>
      </w:ins>
      <w:ins w:id="225" w:author="Sohan Madhav Bangaru" w:date="2017-05-03T04:56:00Z">
        <w:r w:rsidR="0029223C">
          <w:t xml:space="preserve"> and finally the future direction of the mobile application for IMODS.</w:t>
        </w:r>
      </w:ins>
    </w:p>
    <w:p w14:paraId="40364DB9" w14:textId="77777777" w:rsidR="00986528" w:rsidRDefault="00986528" w:rsidP="00986528">
      <w:pPr>
        <w:pStyle w:val="Para"/>
      </w:pPr>
    </w:p>
    <w:p w14:paraId="6B5DD6AF" w14:textId="4AC4123D" w:rsidR="00312A0B" w:rsidDel="0029223C" w:rsidRDefault="00312A0B">
      <w:pPr>
        <w:pStyle w:val="Head1"/>
        <w:rPr>
          <w:del w:id="226" w:author="Sohan Madhav Bangaru" w:date="2017-05-03T04:56:00Z"/>
        </w:rPr>
        <w:pPrChange w:id="227" w:author="Sohan Madhav Bangaru" w:date="2017-05-03T12:48:00Z">
          <w:pPr>
            <w:pStyle w:val="Para"/>
          </w:pPr>
        </w:pPrChange>
      </w:pPr>
    </w:p>
    <w:p w14:paraId="0E145039" w14:textId="480D8C16" w:rsidR="008245CC" w:rsidDel="0029223C" w:rsidRDefault="008245CC">
      <w:pPr>
        <w:pStyle w:val="Head1"/>
        <w:rPr>
          <w:del w:id="228" w:author="Sohan Madhav Bangaru" w:date="2017-05-03T04:56:00Z"/>
        </w:rPr>
        <w:pPrChange w:id="229" w:author="Sohan Madhav Bangaru" w:date="2017-05-03T12:48:00Z">
          <w:pPr>
            <w:pStyle w:val="Para"/>
          </w:pPr>
        </w:pPrChange>
      </w:pPr>
    </w:p>
    <w:p w14:paraId="3C566530" w14:textId="4DCB64D8" w:rsidR="008245CC" w:rsidDel="0029223C" w:rsidRDefault="008245CC">
      <w:pPr>
        <w:pStyle w:val="Head1"/>
        <w:rPr>
          <w:del w:id="230" w:author="Sohan Madhav Bangaru" w:date="2017-05-03T04:56:00Z"/>
        </w:rPr>
        <w:pPrChange w:id="231" w:author="Sohan Madhav Bangaru" w:date="2017-05-03T12:48:00Z">
          <w:pPr>
            <w:pStyle w:val="Para"/>
          </w:pPr>
        </w:pPrChange>
      </w:pPr>
    </w:p>
    <w:p w14:paraId="5974AB0B" w14:textId="0EE89022" w:rsidR="008245CC" w:rsidDel="0029223C" w:rsidRDefault="008245CC">
      <w:pPr>
        <w:pStyle w:val="Head1"/>
        <w:rPr>
          <w:del w:id="232" w:author="Sohan Madhav Bangaru" w:date="2017-05-03T04:56:00Z"/>
        </w:rPr>
        <w:pPrChange w:id="233" w:author="Sohan Madhav Bangaru" w:date="2017-05-03T12:48:00Z">
          <w:pPr>
            <w:pStyle w:val="Para"/>
          </w:pPr>
        </w:pPrChange>
      </w:pPr>
    </w:p>
    <w:p w14:paraId="6BD29F35" w14:textId="0AEE1DC7" w:rsidR="008245CC" w:rsidDel="0029223C" w:rsidRDefault="008245CC">
      <w:pPr>
        <w:pStyle w:val="Head1"/>
        <w:rPr>
          <w:del w:id="234" w:author="Sohan Madhav Bangaru" w:date="2017-05-03T04:56:00Z"/>
        </w:rPr>
        <w:pPrChange w:id="235" w:author="Sohan Madhav Bangaru" w:date="2017-05-03T12:48:00Z">
          <w:pPr>
            <w:pStyle w:val="Para"/>
          </w:pPr>
        </w:pPrChange>
      </w:pPr>
    </w:p>
    <w:p w14:paraId="0A32A8C5" w14:textId="6BF92253" w:rsidR="008245CC" w:rsidDel="0029223C" w:rsidRDefault="008245CC">
      <w:pPr>
        <w:pStyle w:val="Head1"/>
        <w:rPr>
          <w:del w:id="236" w:author="Sohan Madhav Bangaru" w:date="2017-05-03T04:56:00Z"/>
        </w:rPr>
        <w:pPrChange w:id="237" w:author="Sohan Madhav Bangaru" w:date="2017-05-03T12:48:00Z">
          <w:pPr>
            <w:pStyle w:val="Para"/>
          </w:pPr>
        </w:pPrChange>
      </w:pPr>
    </w:p>
    <w:p w14:paraId="5481526D" w14:textId="4FA6AB7C" w:rsidR="008245CC" w:rsidRPr="00337AD4" w:rsidDel="0029223C" w:rsidRDefault="008245CC">
      <w:pPr>
        <w:pStyle w:val="Head1"/>
        <w:rPr>
          <w:del w:id="238" w:author="Sohan Madhav Bangaru" w:date="2017-05-03T04:56:00Z"/>
        </w:rPr>
        <w:pPrChange w:id="239" w:author="Sohan Madhav Bangaru" w:date="2017-05-03T12:48:00Z">
          <w:pPr>
            <w:pStyle w:val="Para"/>
          </w:pPr>
        </w:pPrChange>
      </w:pPr>
    </w:p>
    <w:p w14:paraId="1AF1E88A" w14:textId="0043F6AB" w:rsidR="00966868" w:rsidRDefault="00FD5E23" w:rsidP="00151946">
      <w:pPr>
        <w:pStyle w:val="Head1"/>
        <w:rPr>
          <w:ins w:id="240" w:author="Sohan Madhav Bangaru" w:date="2017-05-03T12:51:00Z"/>
        </w:rPr>
      </w:pPr>
      <w:r w:rsidRPr="00337AD4">
        <w:t>2</w:t>
      </w:r>
      <w:r w:rsidRPr="00337AD4">
        <w:rPr>
          <w:szCs w:val="22"/>
        </w:rPr>
        <w:t> </w:t>
      </w:r>
      <w:r w:rsidR="00F4003E">
        <w:t>BACKGROUND</w:t>
      </w:r>
    </w:p>
    <w:p w14:paraId="013F2E93" w14:textId="77777777" w:rsidR="00986528" w:rsidRPr="008245CC" w:rsidRDefault="00986528" w:rsidP="00151946">
      <w:pPr>
        <w:pStyle w:val="Head1"/>
      </w:pPr>
    </w:p>
    <w:p w14:paraId="4759A3DF" w14:textId="6119F3EC" w:rsidR="00966868" w:rsidRPr="00986528" w:rsidRDefault="00A51548" w:rsidP="00151946">
      <w:pPr>
        <w:pStyle w:val="Head1"/>
        <w:rPr>
          <w:rFonts w:ascii="Linux Libertine" w:eastAsiaTheme="minorHAnsi" w:hAnsi="Linux Libertine" w:cstheme="minorBidi"/>
          <w:b w:val="0"/>
          <w:sz w:val="18"/>
          <w:szCs w:val="22"/>
          <w:rPrChange w:id="241" w:author="Sohan Madhav Bangaru" w:date="2017-05-03T12:51:00Z">
            <w:rPr>
              <w:rFonts w:eastAsiaTheme="minorHAnsi"/>
            </w:rPr>
          </w:rPrChange>
        </w:rPr>
      </w:pPr>
      <w:r w:rsidRPr="00986528">
        <w:rPr>
          <w:rFonts w:ascii="Linux Libertine" w:eastAsiaTheme="minorHAnsi" w:hAnsi="Linux Libertine" w:cstheme="minorBidi"/>
          <w:b w:val="0"/>
          <w:sz w:val="18"/>
          <w:szCs w:val="22"/>
          <w:rPrChange w:id="242" w:author="Sohan Madhav Bangaru" w:date="2017-05-03T12:51:00Z">
            <w:rPr>
              <w:rFonts w:eastAsiaTheme="minorHAnsi"/>
            </w:rPr>
          </w:rPrChange>
        </w:rPr>
        <w:t xml:space="preserve">IMODS framework is primarily built on the guidelines of </w:t>
      </w:r>
      <w:del w:id="243" w:author="Sohan Madhav Bangaru" w:date="2017-05-03T04:20:00Z">
        <w:r w:rsidRPr="00986528" w:rsidDel="00744A57">
          <w:rPr>
            <w:rFonts w:ascii="Linux Libertine" w:eastAsiaTheme="minorHAnsi" w:hAnsi="Linux Libertine" w:cstheme="minorBidi"/>
            <w:b w:val="0"/>
            <w:sz w:val="18"/>
            <w:szCs w:val="22"/>
            <w:rPrChange w:id="244" w:author="Sohan Madhav Bangaru" w:date="2017-05-03T12:51:00Z">
              <w:rPr>
                <w:rFonts w:eastAsiaTheme="minorHAnsi"/>
              </w:rPr>
            </w:rPrChange>
          </w:rPr>
          <w:delText>OBE (</w:delText>
        </w:r>
      </w:del>
      <w:r w:rsidRPr="00986528">
        <w:rPr>
          <w:rFonts w:ascii="Linux Libertine" w:eastAsiaTheme="minorHAnsi" w:hAnsi="Linux Libertine" w:cstheme="minorBidi"/>
          <w:b w:val="0"/>
          <w:sz w:val="18"/>
          <w:szCs w:val="22"/>
          <w:rPrChange w:id="245" w:author="Sohan Madhav Bangaru" w:date="2017-05-03T12:51:00Z">
            <w:rPr>
              <w:rFonts w:eastAsiaTheme="minorHAnsi"/>
            </w:rPr>
          </w:rPrChange>
        </w:rPr>
        <w:t>Outcome-based Education</w:t>
      </w:r>
      <w:ins w:id="246" w:author="Sohan Madhav Bangaru" w:date="2017-05-03T04:20:00Z">
        <w:r w:rsidR="00744A57" w:rsidRPr="00986528">
          <w:rPr>
            <w:rFonts w:ascii="Linux Libertine" w:eastAsiaTheme="minorHAnsi" w:hAnsi="Linux Libertine" w:cstheme="minorBidi"/>
            <w:b w:val="0"/>
            <w:sz w:val="18"/>
            <w:szCs w:val="22"/>
            <w:rPrChange w:id="247" w:author="Sohan Madhav Bangaru" w:date="2017-05-03T12:51:00Z">
              <w:rPr>
                <w:rFonts w:eastAsiaTheme="minorHAnsi"/>
              </w:rPr>
            </w:rPrChange>
          </w:rPr>
          <w:t xml:space="preserve"> (OBE</w:t>
        </w:r>
      </w:ins>
      <w:r w:rsidRPr="00986528">
        <w:rPr>
          <w:rFonts w:ascii="Linux Libertine" w:eastAsiaTheme="minorHAnsi" w:hAnsi="Linux Libertine" w:cstheme="minorBidi"/>
          <w:b w:val="0"/>
          <w:sz w:val="18"/>
          <w:szCs w:val="22"/>
          <w:rPrChange w:id="248" w:author="Sohan Madhav Bangaru" w:date="2017-05-03T12:51:00Z">
            <w:rPr>
              <w:rFonts w:eastAsiaTheme="minorHAnsi"/>
            </w:rPr>
          </w:rPrChange>
        </w:rPr>
        <w:t>). OBE is a result-oriented approach</w:t>
      </w:r>
      <w:r w:rsidR="008245CC" w:rsidRPr="00986528">
        <w:rPr>
          <w:rFonts w:ascii="Linux Libertine" w:eastAsiaTheme="minorHAnsi" w:hAnsi="Linux Libertine" w:cstheme="minorBidi"/>
          <w:b w:val="0"/>
          <w:sz w:val="18"/>
          <w:szCs w:val="22"/>
          <w:rPrChange w:id="249" w:author="Sohan Madhav Bangaru" w:date="2017-05-03T12:51:00Z">
            <w:rPr>
              <w:rFonts w:eastAsiaTheme="minorHAnsi"/>
            </w:rPr>
          </w:rPrChange>
        </w:rPr>
        <w:t xml:space="preserve"> is where the product defines the process</w:t>
      </w:r>
      <w:ins w:id="250" w:author="Sohan Madhav Bangaru" w:date="2017-05-03T04:57:00Z">
        <w:r w:rsidR="0029223C" w:rsidRPr="00986528">
          <w:rPr>
            <w:rFonts w:ascii="Linux Libertine" w:eastAsiaTheme="minorHAnsi" w:hAnsi="Linux Libertine" w:cstheme="minorBidi"/>
            <w:b w:val="0"/>
            <w:sz w:val="18"/>
            <w:szCs w:val="22"/>
            <w:rPrChange w:id="251" w:author="Sohan Madhav Bangaru" w:date="2017-05-03T12:51:00Z">
              <w:rPr>
                <w:rFonts w:eastAsiaTheme="minorHAnsi"/>
              </w:rPr>
            </w:rPrChange>
          </w:rPr>
          <w:t xml:space="preserve"> [3, 4, 5]</w:t>
        </w:r>
      </w:ins>
      <w:r w:rsidR="008245CC" w:rsidRPr="00986528">
        <w:rPr>
          <w:rFonts w:ascii="Linux Libertine" w:eastAsiaTheme="minorHAnsi" w:hAnsi="Linux Libertine" w:cstheme="minorBidi"/>
          <w:b w:val="0"/>
          <w:sz w:val="18"/>
          <w:szCs w:val="22"/>
          <w:rPrChange w:id="252" w:author="Sohan Madhav Bangaru" w:date="2017-05-03T12:51:00Z">
            <w:rPr>
              <w:rFonts w:eastAsiaTheme="minorHAnsi"/>
            </w:rPr>
          </w:rPrChange>
        </w:rPr>
        <w:t>. The learning outcome decides as to what is to be taught and assessed. This style of education</w:t>
      </w:r>
      <w:r w:rsidR="006807C6" w:rsidRPr="00986528">
        <w:rPr>
          <w:rFonts w:ascii="Linux Libertine" w:eastAsiaTheme="minorHAnsi" w:hAnsi="Linux Libertine" w:cstheme="minorBidi"/>
          <w:b w:val="0"/>
          <w:sz w:val="18"/>
          <w:szCs w:val="22"/>
          <w:rPrChange w:id="253" w:author="Sohan Madhav Bangaru" w:date="2017-05-03T12:51:00Z">
            <w:rPr>
              <w:rFonts w:eastAsiaTheme="minorHAnsi"/>
            </w:rPr>
          </w:rPrChange>
        </w:rPr>
        <w:t xml:space="preserve"> is in</w:t>
      </w:r>
      <w:r w:rsidR="008245CC" w:rsidRPr="00986528">
        <w:rPr>
          <w:rFonts w:ascii="Linux Libertine" w:eastAsiaTheme="minorHAnsi" w:hAnsi="Linux Libertine" w:cstheme="minorBidi"/>
          <w:b w:val="0"/>
          <w:sz w:val="18"/>
          <w:szCs w:val="22"/>
          <w:rPrChange w:id="254" w:author="Sohan Madhav Bangaru" w:date="2017-05-03T12:51:00Z">
            <w:rPr>
              <w:rFonts w:eastAsiaTheme="minorHAnsi"/>
            </w:rPr>
          </w:rPrChange>
        </w:rPr>
        <w:t xml:space="preserve"> a stark contrast to traditional “input-based learning” where the key focus lies in the course content and not on the outcome of the course instruction. This model is typically a win-to-win solution for all the stakeholders; it has led to a variety of student successes and shown</w:t>
      </w:r>
      <w:r w:rsidR="006807C6" w:rsidRPr="00986528">
        <w:rPr>
          <w:rFonts w:ascii="Linux Libertine" w:eastAsiaTheme="minorHAnsi" w:hAnsi="Linux Libertine" w:cstheme="minorBidi"/>
          <w:b w:val="0"/>
          <w:sz w:val="18"/>
          <w:szCs w:val="22"/>
          <w:rPrChange w:id="255" w:author="Sohan Madhav Bangaru" w:date="2017-05-03T12:51:00Z">
            <w:rPr>
              <w:rFonts w:eastAsiaTheme="minorHAnsi"/>
            </w:rPr>
          </w:rPrChange>
        </w:rPr>
        <w:t xml:space="preserve"> significant high achievement test scores,</w:t>
      </w:r>
      <w:r w:rsidR="008245CC" w:rsidRPr="00986528">
        <w:rPr>
          <w:rFonts w:ascii="Linux Libertine" w:eastAsiaTheme="minorHAnsi" w:hAnsi="Linux Libertine" w:cstheme="minorBidi"/>
          <w:b w:val="0"/>
          <w:sz w:val="18"/>
          <w:szCs w:val="22"/>
          <w:rPrChange w:id="256" w:author="Sohan Madhav Bangaru" w:date="2017-05-03T12:51:00Z">
            <w:rPr>
              <w:rFonts w:eastAsiaTheme="minorHAnsi"/>
            </w:rPr>
          </w:rPrChange>
        </w:rPr>
        <w:t xml:space="preserve"> improved attendance and motivation. It also provides educators with empirical driven structure for tracking the course impact and identifying problems. There is a growing demand for OBE for faculties imparting education across various professional development areas</w:t>
      </w:r>
      <w:del w:id="257" w:author="Sohan Madhav Bangaru" w:date="2017-05-03T04:47:00Z">
        <w:r w:rsidR="008245CC" w:rsidRPr="00986528" w:rsidDel="00804EDD">
          <w:rPr>
            <w:rFonts w:ascii="Linux Libertine" w:eastAsiaTheme="minorHAnsi" w:hAnsi="Linux Libertine" w:cstheme="minorBidi"/>
            <w:b w:val="0"/>
            <w:sz w:val="18"/>
            <w:szCs w:val="22"/>
            <w:rPrChange w:id="258" w:author="Sohan Madhav Bangaru" w:date="2017-05-03T12:51:00Z">
              <w:rPr>
                <w:rFonts w:eastAsiaTheme="minorHAnsi"/>
              </w:rPr>
            </w:rPrChange>
          </w:rPr>
          <w:delText>.</w:delText>
        </w:r>
      </w:del>
      <w:ins w:id="259" w:author="Sohan Madhav Bangaru" w:date="2017-05-03T04:47:00Z">
        <w:r w:rsidR="00804EDD" w:rsidRPr="00986528">
          <w:rPr>
            <w:rFonts w:ascii="Linux Libertine" w:eastAsiaTheme="minorHAnsi" w:hAnsi="Linux Libertine" w:cstheme="minorBidi"/>
            <w:b w:val="0"/>
            <w:sz w:val="18"/>
            <w:szCs w:val="22"/>
            <w:rPrChange w:id="260" w:author="Sohan Madhav Bangaru" w:date="2017-05-03T12:51:00Z">
              <w:rPr>
                <w:rFonts w:eastAsiaTheme="minorHAnsi"/>
              </w:rPr>
            </w:rPrChange>
          </w:rPr>
          <w:t xml:space="preserve"> </w:t>
        </w:r>
        <w:r w:rsidR="006348DF" w:rsidRPr="00986528">
          <w:rPr>
            <w:rFonts w:ascii="Linux Libertine" w:eastAsiaTheme="minorHAnsi" w:hAnsi="Linux Libertine" w:cstheme="minorBidi"/>
            <w:b w:val="0"/>
            <w:sz w:val="18"/>
            <w:szCs w:val="22"/>
            <w:rPrChange w:id="261" w:author="Sohan Madhav Bangaru" w:date="2017-05-03T12:51:00Z">
              <w:rPr>
                <w:rFonts w:eastAsiaTheme="minorHAnsi"/>
              </w:rPr>
            </w:rPrChange>
          </w:rPr>
          <w:t>[</w:t>
        </w:r>
      </w:ins>
      <w:ins w:id="262" w:author="Sohan Madhav Bangaru" w:date="2017-05-03T04:58:00Z">
        <w:r w:rsidR="006348DF" w:rsidRPr="00986528">
          <w:rPr>
            <w:rFonts w:ascii="Linux Libertine" w:eastAsiaTheme="minorHAnsi" w:hAnsi="Linux Libertine" w:cstheme="minorBidi"/>
            <w:b w:val="0"/>
            <w:sz w:val="18"/>
            <w:szCs w:val="22"/>
            <w:rPrChange w:id="263" w:author="Sohan Madhav Bangaru" w:date="2017-05-03T12:51:00Z">
              <w:rPr>
                <w:rFonts w:eastAsiaTheme="minorHAnsi"/>
              </w:rPr>
            </w:rPrChange>
          </w:rPr>
          <w:t xml:space="preserve">4, </w:t>
        </w:r>
      </w:ins>
      <w:ins w:id="264" w:author="Sohan Madhav Bangaru" w:date="2017-05-03T04:47:00Z">
        <w:r w:rsidR="00804EDD" w:rsidRPr="00986528">
          <w:rPr>
            <w:rFonts w:ascii="Linux Libertine" w:eastAsiaTheme="minorHAnsi" w:hAnsi="Linux Libertine" w:cstheme="minorBidi"/>
            <w:b w:val="0"/>
            <w:sz w:val="18"/>
            <w:szCs w:val="22"/>
            <w:rPrChange w:id="265" w:author="Sohan Madhav Bangaru" w:date="2017-05-03T12:51:00Z">
              <w:rPr>
                <w:rFonts w:eastAsiaTheme="minorHAnsi"/>
              </w:rPr>
            </w:rPrChange>
          </w:rPr>
          <w:t>5].</w:t>
        </w:r>
      </w:ins>
    </w:p>
    <w:p w14:paraId="6B709839" w14:textId="77777777" w:rsidR="002E06F0" w:rsidRDefault="002E06F0" w:rsidP="00151946">
      <w:pPr>
        <w:pStyle w:val="Head1"/>
        <w:rPr>
          <w:rFonts w:eastAsiaTheme="minorHAnsi"/>
        </w:rPr>
      </w:pPr>
    </w:p>
    <w:p w14:paraId="44681296" w14:textId="57FC8DA1" w:rsidR="002E06F0" w:rsidRDefault="002E06F0" w:rsidP="00986528">
      <w:pPr>
        <w:pStyle w:val="Head1"/>
        <w:jc w:val="center"/>
        <w:rPr>
          <w:rFonts w:eastAsiaTheme="minorHAnsi"/>
        </w:rPr>
      </w:pPr>
      <w:r>
        <w:rPr>
          <w:rFonts w:eastAsiaTheme="minorHAnsi"/>
          <w:noProof/>
        </w:rPr>
        <w:drawing>
          <wp:inline distT="0" distB="0" distL="0" distR="0" wp14:anchorId="02791598" wp14:editId="06D66F18">
            <wp:extent cx="3003548" cy="2910645"/>
            <wp:effectExtent l="0" t="0" r="0" b="10795"/>
            <wp:docPr id="15" name="Picture 15" descr="../../../Desktop/1400534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140053466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504" cy="2936767"/>
                    </a:xfrm>
                    <a:prstGeom prst="rect">
                      <a:avLst/>
                    </a:prstGeom>
                    <a:noFill/>
                    <a:ln>
                      <a:noFill/>
                    </a:ln>
                  </pic:spPr>
                </pic:pic>
              </a:graphicData>
            </a:graphic>
          </wp:inline>
        </w:drawing>
      </w:r>
    </w:p>
    <w:p w14:paraId="11635555" w14:textId="1CFF72EB" w:rsidR="002E06F0" w:rsidRPr="009905D2" w:rsidRDefault="002E06F0" w:rsidP="002E06F0">
      <w:pPr>
        <w:pStyle w:val="FigureCaption"/>
      </w:pPr>
      <w:r>
        <w:rPr>
          <w:rStyle w:val="Label"/>
          <w:b w:val="0"/>
          <w:color w:val="auto"/>
          <w14:ligatures w14:val="standard"/>
        </w:rPr>
        <w:t>Fig. 1</w:t>
      </w:r>
      <w:r w:rsidRPr="001B0E99">
        <w:rPr>
          <w:rStyle w:val="Label"/>
          <w:b w:val="0"/>
          <w:color w:val="auto"/>
          <w14:ligatures w14:val="standard"/>
        </w:rPr>
        <w:t>.</w:t>
      </w:r>
      <w:r w:rsidRPr="001B0E99">
        <w:rPr>
          <w:color w:val="000000"/>
        </w:rPr>
        <w:t xml:space="preserve"> </w:t>
      </w:r>
      <w:r>
        <w:t>PC</w:t>
      </w:r>
      <w:r w:rsidRPr="00CE77B3">
        <w:rPr>
          <w:vertAlign w:val="superscript"/>
          <w:rPrChange w:id="266" w:author="Sohan Madhav Bangaru" w:date="2017-05-03T02:50:00Z">
            <w:rPr/>
          </w:rPrChange>
        </w:rPr>
        <w:t>3</w:t>
      </w:r>
      <w:r>
        <w:t xml:space="preserve"> Model for IMODS Framework</w:t>
      </w:r>
    </w:p>
    <w:p w14:paraId="4FA911AC" w14:textId="2F69FBD6" w:rsidR="008245CC" w:rsidRPr="00986528" w:rsidRDefault="008245CC" w:rsidP="00151946">
      <w:pPr>
        <w:pStyle w:val="Head1"/>
        <w:rPr>
          <w:rFonts w:ascii="Linux Libertine" w:eastAsiaTheme="minorHAnsi" w:hAnsi="Linux Libertine" w:cstheme="minorBidi"/>
          <w:b w:val="0"/>
          <w:sz w:val="18"/>
          <w:szCs w:val="22"/>
          <w:rPrChange w:id="267" w:author="Sohan Madhav Bangaru" w:date="2017-05-03T12:51:00Z">
            <w:rPr>
              <w:rFonts w:eastAsiaTheme="minorHAnsi"/>
            </w:rPr>
          </w:rPrChange>
        </w:rPr>
      </w:pPr>
      <w:r w:rsidRPr="00986528">
        <w:rPr>
          <w:rFonts w:ascii="Linux Libertine" w:eastAsiaTheme="minorHAnsi" w:hAnsi="Linux Libertine" w:cstheme="minorBidi"/>
          <w:b w:val="0"/>
          <w:sz w:val="18"/>
          <w:szCs w:val="22"/>
          <w:rPrChange w:id="268" w:author="Sohan Madhav Bangaru" w:date="2017-05-03T12:51:00Z">
            <w:rPr>
              <w:rFonts w:eastAsiaTheme="minorHAnsi"/>
            </w:rPr>
          </w:rPrChange>
        </w:rPr>
        <w:t>The IMODS Framework strongly adheres to the OBE approach and the course design is entirely revolving the learning objectives defined for the course.</w:t>
      </w:r>
      <w:r w:rsidR="00A20954" w:rsidRPr="00986528">
        <w:rPr>
          <w:rFonts w:ascii="Linux Libertine" w:eastAsiaTheme="minorHAnsi" w:hAnsi="Linux Libertine" w:cstheme="minorBidi"/>
          <w:b w:val="0"/>
          <w:sz w:val="18"/>
          <w:szCs w:val="22"/>
          <w:rPrChange w:id="269" w:author="Sohan Madhav Bangaru" w:date="2017-05-03T12:51:00Z">
            <w:rPr>
              <w:rFonts w:eastAsiaTheme="minorHAnsi"/>
            </w:rPr>
          </w:rPrChange>
        </w:rPr>
        <w:t xml:space="preserve"> There are three defining characteristics of a learning objective namely, (i) Performance – which is a description of what the learner is expected to be able to do</w:t>
      </w:r>
      <w:ins w:id="270" w:author="Sohan Madhav Bangaru" w:date="2017-05-03T04:58:00Z">
        <w:r w:rsidR="00151985" w:rsidRPr="00986528">
          <w:rPr>
            <w:rFonts w:ascii="Linux Libertine" w:eastAsiaTheme="minorHAnsi" w:hAnsi="Linux Libertine" w:cstheme="minorBidi"/>
            <w:b w:val="0"/>
            <w:sz w:val="18"/>
            <w:szCs w:val="22"/>
            <w:rPrChange w:id="271" w:author="Sohan Madhav Bangaru" w:date="2017-05-03T12:51:00Z">
              <w:rPr>
                <w:rFonts w:eastAsiaTheme="minorHAnsi"/>
              </w:rPr>
            </w:rPrChange>
          </w:rPr>
          <w:t xml:space="preserve"> [9]</w:t>
        </w:r>
      </w:ins>
      <w:r w:rsidR="00A20954" w:rsidRPr="00986528">
        <w:rPr>
          <w:rFonts w:ascii="Linux Libertine" w:eastAsiaTheme="minorHAnsi" w:hAnsi="Linux Libertine" w:cstheme="minorBidi"/>
          <w:b w:val="0"/>
          <w:sz w:val="18"/>
          <w:szCs w:val="22"/>
          <w:rPrChange w:id="272" w:author="Sohan Madhav Bangaru" w:date="2017-05-03T12:51:00Z">
            <w:rPr>
              <w:rFonts w:eastAsiaTheme="minorHAnsi"/>
            </w:rPr>
          </w:rPrChange>
        </w:rPr>
        <w:t>, (ii) Condition – a description of the conditions under which the performance is expected to occur</w:t>
      </w:r>
      <w:ins w:id="273" w:author="Sohan Madhav Bangaru" w:date="2017-05-03T04:59:00Z">
        <w:r w:rsidR="00151985" w:rsidRPr="00986528">
          <w:rPr>
            <w:rFonts w:ascii="Linux Libertine" w:eastAsiaTheme="minorHAnsi" w:hAnsi="Linux Libertine" w:cstheme="minorBidi"/>
            <w:b w:val="0"/>
            <w:sz w:val="18"/>
            <w:szCs w:val="22"/>
            <w:rPrChange w:id="274" w:author="Sohan Madhav Bangaru" w:date="2017-05-03T12:51:00Z">
              <w:rPr>
                <w:rFonts w:eastAsiaTheme="minorHAnsi"/>
              </w:rPr>
            </w:rPrChange>
          </w:rPr>
          <w:t xml:space="preserve"> [9]</w:t>
        </w:r>
      </w:ins>
      <w:r w:rsidR="00A20954" w:rsidRPr="00986528">
        <w:rPr>
          <w:rFonts w:ascii="Linux Libertine" w:eastAsiaTheme="minorHAnsi" w:hAnsi="Linux Libertine" w:cstheme="minorBidi"/>
          <w:b w:val="0"/>
          <w:sz w:val="18"/>
          <w:szCs w:val="22"/>
          <w:rPrChange w:id="275" w:author="Sohan Madhav Bangaru" w:date="2017-05-03T12:51:00Z">
            <w:rPr>
              <w:rFonts w:eastAsiaTheme="minorHAnsi"/>
            </w:rPr>
          </w:rPrChange>
        </w:rPr>
        <w:t xml:space="preserve">, (iii) </w:t>
      </w:r>
      <w:del w:id="276" w:author="Sohan Madhav Bangaru" w:date="2017-05-03T07:13:00Z">
        <w:r w:rsidR="00A20954" w:rsidRPr="00986528" w:rsidDel="00EF50F5">
          <w:rPr>
            <w:rFonts w:ascii="Linux Libertine" w:eastAsiaTheme="minorHAnsi" w:hAnsi="Linux Libertine" w:cstheme="minorBidi"/>
            <w:b w:val="0"/>
            <w:sz w:val="18"/>
            <w:szCs w:val="22"/>
            <w:rPrChange w:id="277" w:author="Sohan Madhav Bangaru" w:date="2017-05-03T12:51:00Z">
              <w:rPr>
                <w:rFonts w:eastAsiaTheme="minorHAnsi"/>
              </w:rPr>
            </w:rPrChange>
          </w:rPr>
          <w:delText xml:space="preserve">Criterion </w:delText>
        </w:r>
      </w:del>
      <w:ins w:id="278" w:author="Sohan Madhav Bangaru" w:date="2017-05-03T07:13:00Z">
        <w:r w:rsidR="00EF50F5" w:rsidRPr="00986528">
          <w:rPr>
            <w:rFonts w:ascii="Linux Libertine" w:eastAsiaTheme="minorHAnsi" w:hAnsi="Linux Libertine" w:cstheme="minorBidi"/>
            <w:b w:val="0"/>
            <w:sz w:val="18"/>
            <w:szCs w:val="22"/>
            <w:rPrChange w:id="279" w:author="Sohan Madhav Bangaru" w:date="2017-05-03T12:51:00Z">
              <w:rPr>
                <w:rFonts w:eastAsiaTheme="minorHAnsi"/>
              </w:rPr>
            </w:rPrChange>
          </w:rPr>
          <w:t xml:space="preserve">Criteria </w:t>
        </w:r>
      </w:ins>
      <w:r w:rsidR="00A20954" w:rsidRPr="00986528">
        <w:rPr>
          <w:rFonts w:ascii="Linux Libertine" w:eastAsiaTheme="minorHAnsi" w:hAnsi="Linux Libertine" w:cstheme="minorBidi"/>
          <w:b w:val="0"/>
          <w:sz w:val="18"/>
          <w:szCs w:val="22"/>
          <w:rPrChange w:id="280" w:author="Sohan Madhav Bangaru" w:date="2017-05-03T12:51:00Z">
            <w:rPr>
              <w:rFonts w:eastAsiaTheme="minorHAnsi"/>
            </w:rPr>
          </w:rPrChange>
        </w:rPr>
        <w:t xml:space="preserve">– a description of the level of competence that must be reached or surpassed and lastly </w:t>
      </w:r>
      <w:ins w:id="281" w:author="Sohan Madhav Bangaru" w:date="2017-05-03T04:59:00Z">
        <w:r w:rsidR="00151985" w:rsidRPr="00986528">
          <w:rPr>
            <w:rFonts w:ascii="Linux Libertine" w:eastAsiaTheme="minorHAnsi" w:hAnsi="Linux Libertine" w:cstheme="minorBidi"/>
            <w:b w:val="0"/>
            <w:sz w:val="18"/>
            <w:szCs w:val="22"/>
            <w:rPrChange w:id="282" w:author="Sohan Madhav Bangaru" w:date="2017-05-03T12:51:00Z">
              <w:rPr>
                <w:rFonts w:eastAsiaTheme="minorHAnsi"/>
              </w:rPr>
            </w:rPrChange>
          </w:rPr>
          <w:t xml:space="preserve">[9] </w:t>
        </w:r>
      </w:ins>
      <w:r w:rsidR="00A20954" w:rsidRPr="00986528">
        <w:rPr>
          <w:rFonts w:ascii="Linux Libertine" w:eastAsiaTheme="minorHAnsi" w:hAnsi="Linux Libertine" w:cstheme="minorBidi"/>
          <w:b w:val="0"/>
          <w:sz w:val="18"/>
          <w:szCs w:val="22"/>
          <w:rPrChange w:id="283" w:author="Sohan Madhav Bangaru" w:date="2017-05-03T12:51:00Z">
            <w:rPr>
              <w:rFonts w:eastAsiaTheme="minorHAnsi"/>
            </w:rPr>
          </w:rPrChange>
        </w:rPr>
        <w:t>(iv) Content – a description of disciplinary knowledge skill or behavior to be attained.  This is the PC</w:t>
      </w:r>
      <w:r w:rsidR="00A20954" w:rsidRPr="00986528">
        <w:rPr>
          <w:rFonts w:ascii="Linux Libertine" w:eastAsiaTheme="minorHAnsi" w:hAnsi="Linux Libertine" w:cstheme="minorBidi"/>
          <w:b w:val="0"/>
          <w:sz w:val="18"/>
          <w:szCs w:val="22"/>
        </w:rPr>
        <w:t>3</w:t>
      </w:r>
      <w:r w:rsidR="00A20954" w:rsidRPr="00986528">
        <w:rPr>
          <w:rFonts w:ascii="Linux Libertine" w:eastAsiaTheme="minorHAnsi" w:hAnsi="Linux Libertine" w:cstheme="minorBidi"/>
          <w:b w:val="0"/>
          <w:sz w:val="18"/>
          <w:szCs w:val="22"/>
          <w:rPrChange w:id="284" w:author="Sohan Madhav Bangaru" w:date="2017-05-03T12:51:00Z">
            <w:rPr>
              <w:rFonts w:eastAsiaTheme="minorHAnsi"/>
            </w:rPr>
          </w:rPrChange>
        </w:rPr>
        <w:t xml:space="preserve"> model helping to design </w:t>
      </w:r>
      <w:r w:rsidR="006D2F3F" w:rsidRPr="00986528">
        <w:rPr>
          <w:rFonts w:ascii="Linux Libertine" w:eastAsiaTheme="minorHAnsi" w:hAnsi="Linux Libertine" w:cstheme="minorBidi"/>
          <w:b w:val="0"/>
          <w:sz w:val="18"/>
          <w:szCs w:val="22"/>
          <w:rPrChange w:id="285" w:author="Sohan Madhav Bangaru" w:date="2017-05-03T12:51:00Z">
            <w:rPr>
              <w:rFonts w:eastAsiaTheme="minorHAnsi"/>
            </w:rPr>
          </w:rPrChange>
        </w:rPr>
        <w:t>a</w:t>
      </w:r>
      <w:r w:rsidR="00A20954" w:rsidRPr="00986528">
        <w:rPr>
          <w:rFonts w:ascii="Linux Libertine" w:eastAsiaTheme="minorHAnsi" w:hAnsi="Linux Libertine" w:cstheme="minorBidi"/>
          <w:b w:val="0"/>
          <w:sz w:val="18"/>
          <w:szCs w:val="22"/>
          <w:rPrChange w:id="286" w:author="Sohan Madhav Bangaru" w:date="2017-05-03T12:51:00Z">
            <w:rPr>
              <w:rFonts w:eastAsiaTheme="minorHAnsi"/>
            </w:rPr>
          </w:rPrChange>
        </w:rPr>
        <w:t xml:space="preserve"> learning objective for the course</w:t>
      </w:r>
      <w:ins w:id="287" w:author="Sohan Madhav Bangaru" w:date="2017-05-03T04:59:00Z">
        <w:r w:rsidR="00151985" w:rsidRPr="00986528">
          <w:rPr>
            <w:rFonts w:ascii="Linux Libertine" w:eastAsiaTheme="minorHAnsi" w:hAnsi="Linux Libertine" w:cstheme="minorBidi"/>
            <w:b w:val="0"/>
            <w:sz w:val="18"/>
            <w:szCs w:val="22"/>
            <w:rPrChange w:id="288" w:author="Sohan Madhav Bangaru" w:date="2017-05-03T12:51:00Z">
              <w:rPr>
                <w:rFonts w:eastAsiaTheme="minorHAnsi"/>
              </w:rPr>
            </w:rPrChange>
          </w:rPr>
          <w:t xml:space="preserve"> [9]</w:t>
        </w:r>
      </w:ins>
      <w:r w:rsidR="00A20954" w:rsidRPr="00986528">
        <w:rPr>
          <w:rFonts w:ascii="Linux Libertine" w:eastAsiaTheme="minorHAnsi" w:hAnsi="Linux Libertine" w:cstheme="minorBidi"/>
          <w:b w:val="0"/>
          <w:sz w:val="18"/>
          <w:szCs w:val="22"/>
          <w:rPrChange w:id="289" w:author="Sohan Madhav Bangaru" w:date="2017-05-03T12:51:00Z">
            <w:rPr>
              <w:rFonts w:eastAsiaTheme="minorHAnsi"/>
            </w:rPr>
          </w:rPrChange>
        </w:rPr>
        <w:t xml:space="preserve">. There are other design elements like course content, pedagogy and assessment, where course-content is linked to content and condition components of the objective, course-pedagogy is linked to the performance and content components of the objective and assessment is linked to </w:t>
      </w:r>
      <w:r w:rsidR="00B32797" w:rsidRPr="00986528">
        <w:rPr>
          <w:rFonts w:ascii="Linux Libertine" w:eastAsiaTheme="minorHAnsi" w:hAnsi="Linux Libertine" w:cstheme="minorBidi"/>
          <w:b w:val="0"/>
          <w:sz w:val="18"/>
          <w:szCs w:val="22"/>
          <w:rPrChange w:id="290" w:author="Sohan Madhav Bangaru" w:date="2017-05-03T12:51:00Z">
            <w:rPr>
              <w:rFonts w:eastAsiaTheme="minorHAnsi"/>
            </w:rPr>
          </w:rPrChange>
        </w:rPr>
        <w:t xml:space="preserve">the </w:t>
      </w:r>
      <w:r w:rsidR="00A20954" w:rsidRPr="00986528">
        <w:rPr>
          <w:rFonts w:ascii="Linux Libertine" w:eastAsiaTheme="minorHAnsi" w:hAnsi="Linux Libertine" w:cstheme="minorBidi"/>
          <w:b w:val="0"/>
          <w:sz w:val="18"/>
          <w:szCs w:val="22"/>
          <w:rPrChange w:id="291" w:author="Sohan Madhav Bangaru" w:date="2017-05-03T12:51:00Z">
            <w:rPr>
              <w:rFonts w:eastAsiaTheme="minorHAnsi"/>
            </w:rPr>
          </w:rPrChange>
        </w:rPr>
        <w:t>performance and criteria components of the objective</w:t>
      </w:r>
      <w:ins w:id="292" w:author="Sohan Madhav Bangaru" w:date="2017-05-03T05:01:00Z">
        <w:r w:rsidR="00151985" w:rsidRPr="00986528">
          <w:rPr>
            <w:rFonts w:ascii="Linux Libertine" w:eastAsiaTheme="minorHAnsi" w:hAnsi="Linux Libertine" w:cstheme="minorBidi"/>
            <w:b w:val="0"/>
            <w:sz w:val="18"/>
            <w:szCs w:val="22"/>
            <w:rPrChange w:id="293" w:author="Sohan Madhav Bangaru" w:date="2017-05-03T12:51:00Z">
              <w:rPr>
                <w:rFonts w:eastAsiaTheme="minorHAnsi"/>
              </w:rPr>
            </w:rPrChange>
          </w:rPr>
          <w:t xml:space="preserve"> [9, 10]</w:t>
        </w:r>
      </w:ins>
      <w:r w:rsidR="00A20954" w:rsidRPr="00986528">
        <w:rPr>
          <w:rFonts w:ascii="Linux Libertine" w:eastAsiaTheme="minorHAnsi" w:hAnsi="Linux Libertine" w:cstheme="minorBidi"/>
          <w:b w:val="0"/>
          <w:sz w:val="18"/>
          <w:szCs w:val="22"/>
          <w:rPrChange w:id="294" w:author="Sohan Madhav Bangaru" w:date="2017-05-03T12:51:00Z">
            <w:rPr>
              <w:rFonts w:eastAsiaTheme="minorHAnsi"/>
            </w:rPr>
          </w:rPrChange>
        </w:rPr>
        <w:t>.</w:t>
      </w:r>
    </w:p>
    <w:p w14:paraId="29BE8C2C" w14:textId="1C2ECF3D" w:rsidR="008245CC" w:rsidRDefault="008245CC" w:rsidP="00151946">
      <w:pPr>
        <w:pStyle w:val="Head1"/>
        <w:rPr>
          <w:ins w:id="295" w:author="Sohan Madhav Bangaru" w:date="2017-05-03T12:51:00Z"/>
          <w:rFonts w:ascii="Linux Libertine" w:eastAsiaTheme="minorHAnsi" w:hAnsi="Linux Libertine" w:cstheme="minorBidi"/>
          <w:b w:val="0"/>
          <w:sz w:val="18"/>
          <w:szCs w:val="22"/>
        </w:rPr>
      </w:pPr>
      <w:r w:rsidRPr="00986528">
        <w:rPr>
          <w:rFonts w:ascii="Linux Libertine" w:eastAsiaTheme="minorHAnsi" w:hAnsi="Linux Libertine" w:cstheme="minorBidi"/>
          <w:b w:val="0"/>
          <w:sz w:val="18"/>
          <w:szCs w:val="22"/>
          <w:rPrChange w:id="296" w:author="Sohan Madhav Bangaru" w:date="2017-05-03T12:51:00Z">
            <w:rPr>
              <w:rFonts w:eastAsiaTheme="minorHAnsi"/>
            </w:rPr>
          </w:rPrChange>
        </w:rPr>
        <w:lastRenderedPageBreak/>
        <w:t xml:space="preserve">In </w:t>
      </w:r>
      <w:r w:rsidR="00B32797" w:rsidRPr="00986528">
        <w:rPr>
          <w:rFonts w:ascii="Linux Libertine" w:eastAsiaTheme="minorHAnsi" w:hAnsi="Linux Libertine" w:cstheme="minorBidi"/>
          <w:b w:val="0"/>
          <w:sz w:val="18"/>
          <w:szCs w:val="22"/>
          <w:rPrChange w:id="297" w:author="Sohan Madhav Bangaru" w:date="2017-05-03T12:51:00Z">
            <w:rPr>
              <w:rFonts w:eastAsiaTheme="minorHAnsi"/>
            </w:rPr>
          </w:rPrChange>
        </w:rPr>
        <w:t>recent</w:t>
      </w:r>
      <w:r w:rsidRPr="00986528">
        <w:rPr>
          <w:rFonts w:ascii="Linux Libertine" w:eastAsiaTheme="minorHAnsi" w:hAnsi="Linux Libertine" w:cstheme="minorBidi"/>
          <w:b w:val="0"/>
          <w:sz w:val="18"/>
          <w:szCs w:val="22"/>
          <w:rPrChange w:id="298" w:author="Sohan Madhav Bangaru" w:date="2017-05-03T12:51:00Z">
            <w:rPr>
              <w:rFonts w:eastAsiaTheme="minorHAnsi"/>
            </w:rPr>
          </w:rPrChange>
        </w:rPr>
        <w:t xml:space="preserve"> times</w:t>
      </w:r>
      <w:r w:rsidR="00B32797" w:rsidRPr="00986528">
        <w:rPr>
          <w:rFonts w:ascii="Linux Libertine" w:eastAsiaTheme="minorHAnsi" w:hAnsi="Linux Libertine" w:cstheme="minorBidi"/>
          <w:b w:val="0"/>
          <w:sz w:val="18"/>
          <w:szCs w:val="22"/>
          <w:rPrChange w:id="299" w:author="Sohan Madhav Bangaru" w:date="2017-05-03T12:51:00Z">
            <w:rPr>
              <w:rFonts w:eastAsiaTheme="minorHAnsi"/>
            </w:rPr>
          </w:rPrChange>
        </w:rPr>
        <w:t>,</w:t>
      </w:r>
      <w:r w:rsidRPr="00986528">
        <w:rPr>
          <w:rFonts w:ascii="Linux Libertine" w:eastAsiaTheme="minorHAnsi" w:hAnsi="Linux Libertine" w:cstheme="minorBidi"/>
          <w:b w:val="0"/>
          <w:sz w:val="18"/>
          <w:szCs w:val="22"/>
          <w:rPrChange w:id="300" w:author="Sohan Madhav Bangaru" w:date="2017-05-03T12:51:00Z">
            <w:rPr>
              <w:rFonts w:eastAsiaTheme="minorHAnsi"/>
            </w:rPr>
          </w:rPrChange>
        </w:rPr>
        <w:t xml:space="preserve"> to equip the educators with a comprehensive solution</w:t>
      </w:r>
      <w:r w:rsidR="00B32797" w:rsidRPr="00986528">
        <w:rPr>
          <w:rFonts w:ascii="Linux Libertine" w:eastAsiaTheme="minorHAnsi" w:hAnsi="Linux Libertine" w:cstheme="minorBidi"/>
          <w:b w:val="0"/>
          <w:sz w:val="18"/>
          <w:szCs w:val="22"/>
          <w:rPrChange w:id="301" w:author="Sohan Madhav Bangaru" w:date="2017-05-03T12:51:00Z">
            <w:rPr>
              <w:rFonts w:eastAsiaTheme="minorHAnsi"/>
            </w:rPr>
          </w:rPrChange>
        </w:rPr>
        <w:t>,</w:t>
      </w:r>
      <w:r w:rsidRPr="00986528">
        <w:rPr>
          <w:rFonts w:ascii="Linux Libertine" w:eastAsiaTheme="minorHAnsi" w:hAnsi="Linux Libertine" w:cstheme="minorBidi"/>
          <w:b w:val="0"/>
          <w:sz w:val="18"/>
          <w:szCs w:val="22"/>
          <w:rPrChange w:id="302" w:author="Sohan Madhav Bangaru" w:date="2017-05-03T12:51:00Z">
            <w:rPr>
              <w:rFonts w:eastAsiaTheme="minorHAnsi"/>
            </w:rPr>
          </w:rPrChange>
        </w:rPr>
        <w:t xml:space="preserve"> to help them plan a well-conceived curriculum and to train and teach STEM courses in an effective</w:t>
      </w:r>
      <w:r w:rsidR="00B32797" w:rsidRPr="00986528">
        <w:rPr>
          <w:rFonts w:ascii="Linux Libertine" w:eastAsiaTheme="minorHAnsi" w:hAnsi="Linux Libertine" w:cstheme="minorBidi"/>
          <w:b w:val="0"/>
          <w:sz w:val="18"/>
          <w:szCs w:val="22"/>
          <w:rPrChange w:id="303" w:author="Sohan Madhav Bangaru" w:date="2017-05-03T12:51:00Z">
            <w:rPr>
              <w:rFonts w:eastAsiaTheme="minorHAnsi"/>
            </w:rPr>
          </w:rPrChange>
        </w:rPr>
        <w:t xml:space="preserve"> and efficient manner,</w:t>
      </w:r>
      <w:r w:rsidRPr="00986528">
        <w:rPr>
          <w:rFonts w:ascii="Linux Libertine" w:eastAsiaTheme="minorHAnsi" w:hAnsi="Linux Libertine" w:cstheme="minorBidi"/>
          <w:b w:val="0"/>
          <w:sz w:val="18"/>
          <w:szCs w:val="22"/>
          <w:rPrChange w:id="304" w:author="Sohan Madhav Bangaru" w:date="2017-05-03T12:51:00Z">
            <w:rPr>
              <w:rFonts w:eastAsiaTheme="minorHAnsi"/>
            </w:rPr>
          </w:rPrChange>
        </w:rPr>
        <w:t xml:space="preserve"> </w:t>
      </w:r>
      <w:r w:rsidR="00B32797" w:rsidRPr="00986528">
        <w:rPr>
          <w:rFonts w:ascii="Linux Libertine" w:eastAsiaTheme="minorHAnsi" w:hAnsi="Linux Libertine" w:cstheme="minorBidi"/>
          <w:b w:val="0"/>
          <w:sz w:val="18"/>
          <w:szCs w:val="22"/>
          <w:rPrChange w:id="305" w:author="Sohan Madhav Bangaru" w:date="2017-05-03T12:51:00Z">
            <w:rPr>
              <w:rFonts w:eastAsiaTheme="minorHAnsi"/>
            </w:rPr>
          </w:rPrChange>
        </w:rPr>
        <w:t>a</w:t>
      </w:r>
      <w:r w:rsidR="00A20954" w:rsidRPr="00986528">
        <w:rPr>
          <w:rFonts w:ascii="Linux Libertine" w:eastAsiaTheme="minorHAnsi" w:hAnsi="Linux Libertine" w:cstheme="minorBidi"/>
          <w:b w:val="0"/>
          <w:sz w:val="18"/>
          <w:szCs w:val="22"/>
          <w:rPrChange w:id="306" w:author="Sohan Madhav Bangaru" w:date="2017-05-03T12:51:00Z">
            <w:rPr>
              <w:rFonts w:eastAsiaTheme="minorHAnsi"/>
            </w:rPr>
          </w:rPrChange>
        </w:rPr>
        <w:t xml:space="preserve"> web-</w:t>
      </w:r>
      <w:r w:rsidRPr="00986528">
        <w:rPr>
          <w:rFonts w:ascii="Linux Libertine" w:eastAsiaTheme="minorHAnsi" w:hAnsi="Linux Libertine" w:cstheme="minorBidi"/>
          <w:b w:val="0"/>
          <w:sz w:val="18"/>
          <w:szCs w:val="22"/>
          <w:rPrChange w:id="307" w:author="Sohan Madhav Bangaru" w:date="2017-05-03T12:51:00Z">
            <w:rPr>
              <w:rFonts w:eastAsiaTheme="minorHAnsi"/>
            </w:rPr>
          </w:rPrChange>
        </w:rPr>
        <w:t>based application for IMODS (Instructional Module Development) for the educators</w:t>
      </w:r>
      <w:r w:rsidR="00A20954" w:rsidRPr="00986528">
        <w:rPr>
          <w:rFonts w:ascii="Linux Libertine" w:eastAsiaTheme="minorHAnsi" w:hAnsi="Linux Libertine" w:cstheme="minorBidi"/>
          <w:b w:val="0"/>
          <w:sz w:val="18"/>
          <w:szCs w:val="22"/>
          <w:rPrChange w:id="308" w:author="Sohan Madhav Bangaru" w:date="2017-05-03T12:51:00Z">
            <w:rPr>
              <w:rFonts w:eastAsiaTheme="minorHAnsi"/>
            </w:rPr>
          </w:rPrChange>
        </w:rPr>
        <w:t xml:space="preserve"> was designed and delivered</w:t>
      </w:r>
      <w:r w:rsidRPr="00986528">
        <w:rPr>
          <w:rFonts w:ascii="Linux Libertine" w:eastAsiaTheme="minorHAnsi" w:hAnsi="Linux Libertine" w:cstheme="minorBidi"/>
          <w:b w:val="0"/>
          <w:sz w:val="18"/>
          <w:szCs w:val="22"/>
          <w:rPrChange w:id="309" w:author="Sohan Madhav Bangaru" w:date="2017-05-03T12:51:00Z">
            <w:rPr>
              <w:rFonts w:eastAsiaTheme="minorHAnsi"/>
            </w:rPr>
          </w:rPrChange>
        </w:rPr>
        <w:t xml:space="preserve"> </w:t>
      </w:r>
      <w:r w:rsidR="00A20954" w:rsidRPr="00986528">
        <w:rPr>
          <w:rFonts w:ascii="Linux Libertine" w:eastAsiaTheme="minorHAnsi" w:hAnsi="Linux Libertine" w:cstheme="minorBidi"/>
          <w:b w:val="0"/>
          <w:sz w:val="18"/>
          <w:szCs w:val="22"/>
          <w:rPrChange w:id="310" w:author="Sohan Madhav Bangaru" w:date="2017-05-03T12:51:00Z">
            <w:rPr>
              <w:rFonts w:eastAsiaTheme="minorHAnsi"/>
            </w:rPr>
          </w:rPrChange>
        </w:rPr>
        <w:t xml:space="preserve">to </w:t>
      </w:r>
      <w:r w:rsidR="00B32797" w:rsidRPr="00986528">
        <w:rPr>
          <w:rFonts w:ascii="Linux Libertine" w:eastAsiaTheme="minorHAnsi" w:hAnsi="Linux Libertine" w:cstheme="minorBidi"/>
          <w:b w:val="0"/>
          <w:sz w:val="18"/>
          <w:szCs w:val="22"/>
          <w:rPrChange w:id="311" w:author="Sohan Madhav Bangaru" w:date="2017-05-03T12:51:00Z">
            <w:rPr>
              <w:rFonts w:eastAsiaTheme="minorHAnsi"/>
            </w:rPr>
          </w:rPrChange>
        </w:rPr>
        <w:t xml:space="preserve">primarily </w:t>
      </w:r>
      <w:r w:rsidR="00A20954" w:rsidRPr="00986528">
        <w:rPr>
          <w:rFonts w:ascii="Linux Libertine" w:eastAsiaTheme="minorHAnsi" w:hAnsi="Linux Libertine" w:cstheme="minorBidi"/>
          <w:b w:val="0"/>
          <w:sz w:val="18"/>
          <w:szCs w:val="22"/>
          <w:rPrChange w:id="312" w:author="Sohan Madhav Bangaru" w:date="2017-05-03T12:51:00Z">
            <w:rPr>
              <w:rFonts w:eastAsiaTheme="minorHAnsi"/>
            </w:rPr>
          </w:rPrChange>
        </w:rPr>
        <w:t>use it on the PCs or laptops</w:t>
      </w:r>
      <w:ins w:id="313" w:author="Sohan Madhav Bangaru" w:date="2017-05-03T05:04:00Z">
        <w:r w:rsidR="00151985" w:rsidRPr="00986528">
          <w:rPr>
            <w:rFonts w:ascii="Linux Libertine" w:eastAsiaTheme="minorHAnsi" w:hAnsi="Linux Libertine" w:cstheme="minorBidi"/>
            <w:b w:val="0"/>
            <w:sz w:val="18"/>
            <w:szCs w:val="22"/>
            <w:rPrChange w:id="314" w:author="Sohan Madhav Bangaru" w:date="2017-05-03T12:51:00Z">
              <w:rPr>
                <w:rFonts w:eastAsiaTheme="minorHAnsi"/>
              </w:rPr>
            </w:rPrChange>
          </w:rPr>
          <w:t xml:space="preserve"> [11. 12]</w:t>
        </w:r>
      </w:ins>
      <w:r w:rsidR="00A20954" w:rsidRPr="00986528">
        <w:rPr>
          <w:rFonts w:ascii="Linux Libertine" w:eastAsiaTheme="minorHAnsi" w:hAnsi="Linux Libertine" w:cstheme="minorBidi"/>
          <w:b w:val="0"/>
          <w:sz w:val="18"/>
          <w:szCs w:val="22"/>
          <w:rPrChange w:id="315" w:author="Sohan Madhav Bangaru" w:date="2017-05-03T12:51:00Z">
            <w:rPr>
              <w:rFonts w:eastAsiaTheme="minorHAnsi"/>
            </w:rPr>
          </w:rPrChange>
        </w:rPr>
        <w:t>. T</w:t>
      </w:r>
      <w:r w:rsidRPr="00986528">
        <w:rPr>
          <w:rFonts w:ascii="Linux Libertine" w:eastAsiaTheme="minorHAnsi" w:hAnsi="Linux Libertine" w:cstheme="minorBidi"/>
          <w:b w:val="0"/>
          <w:sz w:val="18"/>
          <w:szCs w:val="22"/>
          <w:rPrChange w:id="316" w:author="Sohan Madhav Bangaru" w:date="2017-05-03T12:51:00Z">
            <w:rPr>
              <w:rFonts w:eastAsiaTheme="minorHAnsi"/>
            </w:rPr>
          </w:rPrChange>
        </w:rPr>
        <w:t xml:space="preserve">he plan </w:t>
      </w:r>
      <w:r w:rsidR="00A20954" w:rsidRPr="00986528">
        <w:rPr>
          <w:rFonts w:ascii="Linux Libertine" w:eastAsiaTheme="minorHAnsi" w:hAnsi="Linux Libertine" w:cstheme="minorBidi"/>
          <w:b w:val="0"/>
          <w:sz w:val="18"/>
          <w:szCs w:val="22"/>
          <w:rPrChange w:id="317" w:author="Sohan Madhav Bangaru" w:date="2017-05-03T12:51:00Z">
            <w:rPr>
              <w:rFonts w:eastAsiaTheme="minorHAnsi"/>
            </w:rPr>
          </w:rPrChange>
        </w:rPr>
        <w:t>is</w:t>
      </w:r>
      <w:r w:rsidRPr="00986528">
        <w:rPr>
          <w:rFonts w:ascii="Linux Libertine" w:eastAsiaTheme="minorHAnsi" w:hAnsi="Linux Libertine" w:cstheme="minorBidi"/>
          <w:b w:val="0"/>
          <w:sz w:val="18"/>
          <w:szCs w:val="22"/>
          <w:rPrChange w:id="318" w:author="Sohan Madhav Bangaru" w:date="2017-05-03T12:51:00Z">
            <w:rPr>
              <w:rFonts w:eastAsiaTheme="minorHAnsi"/>
            </w:rPr>
          </w:rPrChange>
        </w:rPr>
        <w:t xml:space="preserve"> to take it to the next step to provide a mobile version of IMODS application to use it with ease on their iPads and other mobile tablet environments. This idea of building a mobile version was conceived for the following major reasons: (i) increasingly the internet users mostly use smart phones / tablets as compared to the PCs or laptops for the reason being it mobile, simple and intuitive, (ii) providing the service of IMODS application across various mobile devices would increase the overall user-base and effectively produce wider app penetration and representation, (iii) increased representation helps in making informed decisions and provide valuable insights on new application features to be developed and provide app improvements further to the overall application. To further keep the focus on the next steps it was decided to first design and develop the mobile application on the native apple based iOS devices. Also, the other reason is that most of the educators use the OSX based Apple PCs and iOS based iPhones / iPads for imparting the curriculum to their students. Finally, a</w:t>
      </w:r>
      <w:r w:rsidR="00B32797" w:rsidRPr="00986528">
        <w:rPr>
          <w:rFonts w:ascii="Linux Libertine" w:eastAsiaTheme="minorHAnsi" w:hAnsi="Linux Libertine" w:cstheme="minorBidi"/>
          <w:b w:val="0"/>
          <w:sz w:val="18"/>
          <w:szCs w:val="22"/>
          <w:rPrChange w:id="319" w:author="Sohan Madhav Bangaru" w:date="2017-05-03T12:51:00Z">
            <w:rPr>
              <w:rFonts w:eastAsiaTheme="minorHAnsi"/>
            </w:rPr>
          </w:rPrChange>
        </w:rPr>
        <w:t>fter performing sufficient</w:t>
      </w:r>
      <w:r w:rsidRPr="00986528">
        <w:rPr>
          <w:rFonts w:ascii="Linux Libertine" w:eastAsiaTheme="minorHAnsi" w:hAnsi="Linux Libertine" w:cstheme="minorBidi"/>
          <w:b w:val="0"/>
          <w:sz w:val="18"/>
          <w:szCs w:val="22"/>
          <w:rPrChange w:id="320" w:author="Sohan Madhav Bangaru" w:date="2017-05-03T12:51:00Z">
            <w:rPr>
              <w:rFonts w:eastAsiaTheme="minorHAnsi"/>
            </w:rPr>
          </w:rPrChange>
        </w:rPr>
        <w:t xml:space="preserve"> research and </w:t>
      </w:r>
      <w:r w:rsidR="00B32797" w:rsidRPr="00986528">
        <w:rPr>
          <w:rFonts w:ascii="Linux Libertine" w:eastAsiaTheme="minorHAnsi" w:hAnsi="Linux Libertine" w:cstheme="minorBidi"/>
          <w:b w:val="0"/>
          <w:sz w:val="18"/>
          <w:szCs w:val="22"/>
          <w:rPrChange w:id="321" w:author="Sohan Madhav Bangaru" w:date="2017-05-03T12:51:00Z">
            <w:rPr>
              <w:rFonts w:eastAsiaTheme="minorHAnsi"/>
            </w:rPr>
          </w:rPrChange>
        </w:rPr>
        <w:t xml:space="preserve">with multiple </w:t>
      </w:r>
      <w:r w:rsidRPr="00986528">
        <w:rPr>
          <w:rFonts w:ascii="Linux Libertine" w:eastAsiaTheme="minorHAnsi" w:hAnsi="Linux Libertine" w:cstheme="minorBidi"/>
          <w:b w:val="0"/>
          <w:sz w:val="18"/>
          <w:szCs w:val="22"/>
          <w:rPrChange w:id="322" w:author="Sohan Madhav Bangaru" w:date="2017-05-03T12:51:00Z">
            <w:rPr>
              <w:rFonts w:eastAsiaTheme="minorHAnsi"/>
            </w:rPr>
          </w:rPrChange>
        </w:rPr>
        <w:t>consultation</w:t>
      </w:r>
      <w:r w:rsidR="00B32797" w:rsidRPr="00986528">
        <w:rPr>
          <w:rFonts w:ascii="Linux Libertine" w:eastAsiaTheme="minorHAnsi" w:hAnsi="Linux Libertine" w:cstheme="minorBidi"/>
          <w:b w:val="0"/>
          <w:sz w:val="18"/>
          <w:szCs w:val="22"/>
          <w:rPrChange w:id="323" w:author="Sohan Madhav Bangaru" w:date="2017-05-03T12:51:00Z">
            <w:rPr>
              <w:rFonts w:eastAsiaTheme="minorHAnsi"/>
            </w:rPr>
          </w:rPrChange>
        </w:rPr>
        <w:t>s</w:t>
      </w:r>
      <w:r w:rsidRPr="00986528">
        <w:rPr>
          <w:rFonts w:ascii="Linux Libertine" w:eastAsiaTheme="minorHAnsi" w:hAnsi="Linux Libertine" w:cstheme="minorBidi"/>
          <w:b w:val="0"/>
          <w:sz w:val="18"/>
          <w:szCs w:val="22"/>
          <w:rPrChange w:id="324" w:author="Sohan Madhav Bangaru" w:date="2017-05-03T12:51:00Z">
            <w:rPr>
              <w:rFonts w:eastAsiaTheme="minorHAnsi"/>
            </w:rPr>
          </w:rPrChange>
        </w:rPr>
        <w:t xml:space="preserve"> with my faculty mentor it was decided to take up iOS based iPad to begin with the IMODS representation in the mobile environment.</w:t>
      </w:r>
    </w:p>
    <w:p w14:paraId="6FF17285" w14:textId="77777777" w:rsidR="00986528" w:rsidRDefault="00986528" w:rsidP="00151946">
      <w:pPr>
        <w:pStyle w:val="Head1"/>
        <w:rPr>
          <w:rFonts w:eastAsiaTheme="minorHAnsi"/>
        </w:rPr>
      </w:pPr>
    </w:p>
    <w:p w14:paraId="20D1BFFA" w14:textId="2C571B26" w:rsidR="008245CC" w:rsidDel="00B23F4D" w:rsidRDefault="008245CC">
      <w:pPr>
        <w:pStyle w:val="Head1"/>
        <w:rPr>
          <w:del w:id="325" w:author="Sohan Madhav Bangaru" w:date="2017-05-03T06:36:00Z"/>
          <w:rFonts w:eastAsiaTheme="minorHAnsi"/>
        </w:rPr>
      </w:pPr>
    </w:p>
    <w:p w14:paraId="3D99F65E" w14:textId="5F1A7A01" w:rsidR="00E22B58" w:rsidDel="000B6E70" w:rsidRDefault="00E22B58">
      <w:pPr>
        <w:pStyle w:val="Head1"/>
        <w:rPr>
          <w:del w:id="326" w:author="Sohan Madhav Bangaru" w:date="2017-05-03T06:09:00Z"/>
        </w:rPr>
      </w:pPr>
      <w:r>
        <w:t>3</w:t>
      </w:r>
      <w:r w:rsidRPr="00337AD4">
        <w:t> </w:t>
      </w:r>
      <w:r>
        <w:t>RELATED WORK</w:t>
      </w:r>
    </w:p>
    <w:p w14:paraId="0232C3A8" w14:textId="32D727E5" w:rsidR="0019649D" w:rsidRPr="00344A0D" w:rsidRDefault="00C679E5" w:rsidP="00151946">
      <w:pPr>
        <w:pStyle w:val="Head1"/>
        <w:rPr>
          <w:rFonts w:eastAsiaTheme="minorHAnsi"/>
          <w:highlight w:val="yellow"/>
          <w:rPrChange w:id="327" w:author="Sohan Madhav Bangaru" w:date="2017-05-03T05:34:00Z">
            <w:rPr>
              <w:rFonts w:ascii="Linux Libertine" w:eastAsiaTheme="minorHAnsi" w:hAnsi="Linux Libertine" w:cstheme="minorBidi"/>
              <w:b w:val="0"/>
              <w:sz w:val="18"/>
              <w:szCs w:val="22"/>
            </w:rPr>
          </w:rPrChange>
        </w:rPr>
      </w:pPr>
      <w:del w:id="328" w:author="Sohan Madhav Bangaru" w:date="2017-05-03T06:09:00Z">
        <w:r w:rsidRPr="00344A0D" w:rsidDel="000B6E70">
          <w:rPr>
            <w:rFonts w:eastAsiaTheme="minorHAnsi"/>
            <w:highlight w:val="yellow"/>
            <w:rPrChange w:id="329" w:author="Sohan Madhav Bangaru" w:date="2017-05-03T05:34:00Z">
              <w:rPr>
                <w:rFonts w:ascii="Linux Libertine" w:eastAsiaTheme="minorHAnsi" w:hAnsi="Linux Libertine" w:cstheme="minorBidi"/>
                <w:b w:val="0"/>
                <w:sz w:val="18"/>
                <w:szCs w:val="22"/>
              </w:rPr>
            </w:rPrChange>
          </w:rPr>
          <w:delText>In the mobile arena, the applications helping the educators impart outcome based education (OBE) is almost unh</w:delText>
        </w:r>
        <w:r w:rsidR="00006EFD" w:rsidRPr="00344A0D" w:rsidDel="000B6E70">
          <w:rPr>
            <w:rFonts w:eastAsiaTheme="minorHAnsi"/>
            <w:highlight w:val="yellow"/>
            <w:rPrChange w:id="330" w:author="Sohan Madhav Bangaru" w:date="2017-05-03T05:34:00Z">
              <w:rPr>
                <w:rFonts w:ascii="Linux Libertine" w:eastAsiaTheme="minorHAnsi" w:hAnsi="Linux Libertine" w:cstheme="minorBidi"/>
                <w:b w:val="0"/>
                <w:sz w:val="18"/>
                <w:szCs w:val="22"/>
              </w:rPr>
            </w:rPrChange>
          </w:rPr>
          <w:delText>eard of</w:delText>
        </w:r>
        <w:r w:rsidRPr="00344A0D" w:rsidDel="000B6E70">
          <w:rPr>
            <w:rFonts w:eastAsiaTheme="minorHAnsi"/>
            <w:highlight w:val="yellow"/>
            <w:rPrChange w:id="331" w:author="Sohan Madhav Bangaru" w:date="2017-05-03T05:34:00Z">
              <w:rPr>
                <w:rFonts w:ascii="Linux Libertine" w:eastAsiaTheme="minorHAnsi" w:hAnsi="Linux Libertine" w:cstheme="minorBidi"/>
                <w:b w:val="0"/>
                <w:sz w:val="18"/>
                <w:szCs w:val="22"/>
              </w:rPr>
            </w:rPrChange>
          </w:rPr>
          <w:delText xml:space="preserve">. There are certain applications targeting individual concepts and topics targeting mostly kids from nursery to K-12 developed by individual developers and helping achieve a single objective. This </w:delText>
        </w:r>
        <w:r w:rsidR="00AE05F6" w:rsidRPr="00344A0D" w:rsidDel="000B6E70">
          <w:rPr>
            <w:rFonts w:eastAsiaTheme="minorHAnsi"/>
            <w:highlight w:val="yellow"/>
            <w:rPrChange w:id="332" w:author="Sohan Madhav Bangaru" w:date="2017-05-03T05:34:00Z">
              <w:rPr>
                <w:rFonts w:ascii="Linux Libertine" w:eastAsiaTheme="minorHAnsi" w:hAnsi="Linux Libertine" w:cstheme="minorBidi"/>
                <w:b w:val="0"/>
                <w:sz w:val="18"/>
                <w:szCs w:val="22"/>
              </w:rPr>
            </w:rPrChange>
          </w:rPr>
          <w:delText>kind of education imparting becomes</w:delText>
        </w:r>
        <w:r w:rsidRPr="00344A0D" w:rsidDel="000B6E70">
          <w:rPr>
            <w:rFonts w:eastAsiaTheme="minorHAnsi"/>
            <w:highlight w:val="yellow"/>
            <w:rPrChange w:id="333" w:author="Sohan Madhav Bangaru" w:date="2017-05-03T05:34:00Z">
              <w:rPr>
                <w:rFonts w:ascii="Linux Libertine" w:eastAsiaTheme="minorHAnsi" w:hAnsi="Linux Libertine" w:cstheme="minorBidi"/>
                <w:b w:val="0"/>
                <w:sz w:val="18"/>
                <w:szCs w:val="22"/>
              </w:rPr>
            </w:rPrChange>
          </w:rPr>
          <w:delText xml:space="preserve"> a part of informal learning techniques which </w:delText>
        </w:r>
        <w:r w:rsidR="00AE05F6" w:rsidRPr="00344A0D" w:rsidDel="000B6E70">
          <w:rPr>
            <w:rFonts w:eastAsiaTheme="minorHAnsi"/>
            <w:highlight w:val="yellow"/>
            <w:rPrChange w:id="334" w:author="Sohan Madhav Bangaru" w:date="2017-05-03T05:34:00Z">
              <w:rPr>
                <w:rFonts w:ascii="Linux Libertine" w:eastAsiaTheme="minorHAnsi" w:hAnsi="Linux Libertine" w:cstheme="minorBidi"/>
                <w:b w:val="0"/>
                <w:sz w:val="18"/>
                <w:szCs w:val="22"/>
              </w:rPr>
            </w:rPrChange>
          </w:rPr>
          <w:delText>is</w:delText>
        </w:r>
        <w:r w:rsidRPr="00344A0D" w:rsidDel="000B6E70">
          <w:rPr>
            <w:rFonts w:eastAsiaTheme="minorHAnsi"/>
            <w:highlight w:val="yellow"/>
            <w:rPrChange w:id="335" w:author="Sohan Madhav Bangaru" w:date="2017-05-03T05:34:00Z">
              <w:rPr>
                <w:rFonts w:ascii="Linux Libertine" w:eastAsiaTheme="minorHAnsi" w:hAnsi="Linux Libertine" w:cstheme="minorBidi"/>
                <w:b w:val="0"/>
                <w:sz w:val="18"/>
                <w:szCs w:val="22"/>
              </w:rPr>
            </w:rPrChange>
          </w:rPr>
          <w:delText xml:space="preserve"> </w:delText>
        </w:r>
        <w:r w:rsidR="00AE05F6" w:rsidRPr="00344A0D" w:rsidDel="000B6E70">
          <w:rPr>
            <w:rFonts w:eastAsiaTheme="minorHAnsi"/>
            <w:highlight w:val="yellow"/>
            <w:rPrChange w:id="336" w:author="Sohan Madhav Bangaru" w:date="2017-05-03T05:34:00Z">
              <w:rPr>
                <w:rFonts w:ascii="Linux Libertine" w:eastAsiaTheme="minorHAnsi" w:hAnsi="Linux Libertine" w:cstheme="minorBidi"/>
                <w:b w:val="0"/>
                <w:sz w:val="18"/>
                <w:szCs w:val="22"/>
              </w:rPr>
            </w:rPrChange>
          </w:rPr>
          <w:delText xml:space="preserve">just </w:delText>
        </w:r>
        <w:r w:rsidR="0019649D" w:rsidRPr="00344A0D" w:rsidDel="000B6E70">
          <w:rPr>
            <w:rFonts w:eastAsiaTheme="minorHAnsi"/>
            <w:highlight w:val="yellow"/>
            <w:rPrChange w:id="337" w:author="Sohan Madhav Bangaru" w:date="2017-05-03T05:34:00Z">
              <w:rPr>
                <w:rFonts w:ascii="Linux Libertine" w:eastAsiaTheme="minorHAnsi" w:hAnsi="Linux Libertine" w:cstheme="minorBidi"/>
                <w:b w:val="0"/>
                <w:sz w:val="18"/>
                <w:szCs w:val="22"/>
              </w:rPr>
            </w:rPrChange>
          </w:rPr>
          <w:delText>barely sufficient</w:delText>
        </w:r>
        <w:r w:rsidRPr="00344A0D" w:rsidDel="000B6E70">
          <w:rPr>
            <w:rFonts w:eastAsiaTheme="minorHAnsi"/>
            <w:highlight w:val="yellow"/>
            <w:rPrChange w:id="338" w:author="Sohan Madhav Bangaru" w:date="2017-05-03T05:34:00Z">
              <w:rPr>
                <w:rFonts w:ascii="Linux Libertine" w:eastAsiaTheme="minorHAnsi" w:hAnsi="Linux Libertine" w:cstheme="minorBidi"/>
                <w:b w:val="0"/>
                <w:sz w:val="18"/>
                <w:szCs w:val="22"/>
              </w:rPr>
            </w:rPrChange>
          </w:rPr>
          <w:delText xml:space="preserve"> for the learners</w:delText>
        </w:r>
        <w:r w:rsidR="0019649D" w:rsidRPr="00344A0D" w:rsidDel="000B6E70">
          <w:rPr>
            <w:rFonts w:eastAsiaTheme="minorHAnsi"/>
            <w:highlight w:val="yellow"/>
            <w:rPrChange w:id="339" w:author="Sohan Madhav Bangaru" w:date="2017-05-03T05:34:00Z">
              <w:rPr>
                <w:rFonts w:ascii="Linux Libertine" w:eastAsiaTheme="minorHAnsi" w:hAnsi="Linux Libertine" w:cstheme="minorBidi"/>
                <w:b w:val="0"/>
                <w:sz w:val="18"/>
                <w:szCs w:val="22"/>
              </w:rPr>
            </w:rPrChange>
          </w:rPr>
          <w:delText xml:space="preserve"> who are till</w:delText>
        </w:r>
        <w:r w:rsidR="008E2906" w:rsidRPr="00344A0D" w:rsidDel="000B6E70">
          <w:rPr>
            <w:rFonts w:eastAsiaTheme="minorHAnsi"/>
            <w:highlight w:val="yellow"/>
            <w:rPrChange w:id="340" w:author="Sohan Madhav Bangaru" w:date="2017-05-03T05:34:00Z">
              <w:rPr>
                <w:rFonts w:ascii="Linux Libertine" w:eastAsiaTheme="minorHAnsi" w:hAnsi="Linux Libertine" w:cstheme="minorBidi"/>
                <w:b w:val="0"/>
                <w:sz w:val="18"/>
                <w:szCs w:val="22"/>
              </w:rPr>
            </w:rPrChange>
          </w:rPr>
          <w:delText xml:space="preserve"> K-12 </w:delText>
        </w:r>
        <w:r w:rsidR="00006EFD" w:rsidRPr="00344A0D" w:rsidDel="000B6E70">
          <w:rPr>
            <w:rFonts w:eastAsiaTheme="minorHAnsi"/>
            <w:highlight w:val="yellow"/>
            <w:rPrChange w:id="341" w:author="Sohan Madhav Bangaru" w:date="2017-05-03T05:34:00Z">
              <w:rPr>
                <w:rFonts w:ascii="Linux Libertine" w:eastAsiaTheme="minorHAnsi" w:hAnsi="Linux Libertine" w:cstheme="minorBidi"/>
                <w:b w:val="0"/>
                <w:sz w:val="18"/>
                <w:szCs w:val="22"/>
              </w:rPr>
            </w:rPrChange>
          </w:rPr>
          <w:delText>or</w:delText>
        </w:r>
        <w:r w:rsidR="008E2906" w:rsidRPr="00344A0D" w:rsidDel="000B6E70">
          <w:rPr>
            <w:rFonts w:eastAsiaTheme="minorHAnsi"/>
            <w:highlight w:val="yellow"/>
            <w:rPrChange w:id="342" w:author="Sohan Madhav Bangaru" w:date="2017-05-03T05:34:00Z">
              <w:rPr>
                <w:rFonts w:ascii="Linux Libertine" w:eastAsiaTheme="minorHAnsi" w:hAnsi="Linux Libertine" w:cstheme="minorBidi"/>
                <w:b w:val="0"/>
                <w:sz w:val="18"/>
                <w:szCs w:val="22"/>
              </w:rPr>
            </w:rPrChange>
          </w:rPr>
          <w:delText xml:space="preserve"> below</w:delText>
        </w:r>
        <w:r w:rsidRPr="00344A0D" w:rsidDel="000B6E70">
          <w:rPr>
            <w:rFonts w:eastAsiaTheme="minorHAnsi"/>
            <w:highlight w:val="yellow"/>
            <w:rPrChange w:id="343" w:author="Sohan Madhav Bangaru" w:date="2017-05-03T05:34:00Z">
              <w:rPr>
                <w:rFonts w:ascii="Linux Libertine" w:eastAsiaTheme="minorHAnsi" w:hAnsi="Linux Libertine" w:cstheme="minorBidi"/>
                <w:b w:val="0"/>
                <w:sz w:val="18"/>
                <w:szCs w:val="22"/>
              </w:rPr>
            </w:rPrChange>
          </w:rPr>
          <w:delText xml:space="preserve">. </w:delText>
        </w:r>
        <w:r w:rsidR="00AE05F6" w:rsidRPr="00344A0D" w:rsidDel="000B6E70">
          <w:rPr>
            <w:rFonts w:eastAsiaTheme="minorHAnsi"/>
            <w:highlight w:val="yellow"/>
            <w:rPrChange w:id="344" w:author="Sohan Madhav Bangaru" w:date="2017-05-03T05:34:00Z">
              <w:rPr>
                <w:rFonts w:ascii="Linux Libertine" w:eastAsiaTheme="minorHAnsi" w:hAnsi="Linux Libertine" w:cstheme="minorBidi"/>
                <w:b w:val="0"/>
                <w:sz w:val="18"/>
                <w:szCs w:val="22"/>
              </w:rPr>
            </w:rPrChange>
          </w:rPr>
          <w:delText>The</w:delText>
        </w:r>
        <w:r w:rsidR="0019649D" w:rsidRPr="00344A0D" w:rsidDel="000B6E70">
          <w:rPr>
            <w:rFonts w:eastAsiaTheme="minorHAnsi"/>
            <w:highlight w:val="yellow"/>
            <w:rPrChange w:id="345" w:author="Sohan Madhav Bangaru" w:date="2017-05-03T05:34:00Z">
              <w:rPr>
                <w:rFonts w:ascii="Linux Libertine" w:eastAsiaTheme="minorHAnsi" w:hAnsi="Linux Libertine" w:cstheme="minorBidi"/>
                <w:b w:val="0"/>
                <w:sz w:val="18"/>
                <w:szCs w:val="22"/>
              </w:rPr>
            </w:rPrChange>
          </w:rPr>
          <w:delText>se</w:delText>
        </w:r>
        <w:r w:rsidR="00AE05F6" w:rsidRPr="00344A0D" w:rsidDel="000B6E70">
          <w:rPr>
            <w:rFonts w:eastAsiaTheme="minorHAnsi"/>
            <w:highlight w:val="yellow"/>
            <w:rPrChange w:id="346" w:author="Sohan Madhav Bangaru" w:date="2017-05-03T05:34:00Z">
              <w:rPr>
                <w:rFonts w:ascii="Linux Libertine" w:eastAsiaTheme="minorHAnsi" w:hAnsi="Linux Libertine" w:cstheme="minorBidi"/>
                <w:b w:val="0"/>
                <w:sz w:val="18"/>
                <w:szCs w:val="22"/>
              </w:rPr>
            </w:rPrChange>
          </w:rPr>
          <w:delText xml:space="preserve"> applications are mostly game-based like quizzes (primarily for informal assessment), cue-card styled information (primarily for learning content) etc. There also certain applications which aid the learners finish their homew</w:delText>
        </w:r>
        <w:r w:rsidR="0019649D" w:rsidRPr="00344A0D" w:rsidDel="000B6E70">
          <w:rPr>
            <w:rFonts w:eastAsiaTheme="minorHAnsi"/>
            <w:highlight w:val="yellow"/>
            <w:rPrChange w:id="347" w:author="Sohan Madhav Bangaru" w:date="2017-05-03T05:34:00Z">
              <w:rPr>
                <w:rFonts w:ascii="Linux Libertine" w:eastAsiaTheme="minorHAnsi" w:hAnsi="Linux Libertine" w:cstheme="minorBidi"/>
                <w:b w:val="0"/>
                <w:sz w:val="18"/>
                <w:szCs w:val="22"/>
              </w:rPr>
            </w:rPrChange>
          </w:rPr>
          <w:delText>ork</w:delText>
        </w:r>
        <w:r w:rsidR="00AE05F6" w:rsidRPr="00344A0D" w:rsidDel="000B6E70">
          <w:rPr>
            <w:rFonts w:eastAsiaTheme="minorHAnsi"/>
            <w:highlight w:val="yellow"/>
            <w:rPrChange w:id="348" w:author="Sohan Madhav Bangaru" w:date="2017-05-03T05:34:00Z">
              <w:rPr>
                <w:rFonts w:ascii="Linux Libertine" w:eastAsiaTheme="minorHAnsi" w:hAnsi="Linux Libertine" w:cstheme="minorBidi"/>
                <w:b w:val="0"/>
                <w:sz w:val="18"/>
                <w:szCs w:val="22"/>
              </w:rPr>
            </w:rPrChange>
          </w:rPr>
          <w:delText xml:space="preserve"> for like (E.g. </w:delText>
        </w:r>
        <w:commentRangeStart w:id="349"/>
        <w:r w:rsidR="00AE05F6" w:rsidRPr="00344A0D" w:rsidDel="000B6E70">
          <w:rPr>
            <w:rFonts w:eastAsiaTheme="minorHAnsi"/>
            <w:highlight w:val="yellow"/>
            <w:rPrChange w:id="350" w:author="Sohan Madhav Bangaru" w:date="2017-05-03T05:34:00Z">
              <w:rPr>
                <w:rFonts w:ascii="Linux Libertine" w:eastAsiaTheme="minorHAnsi" w:hAnsi="Linux Libertine" w:cstheme="minorBidi"/>
                <w:b w:val="0"/>
                <w:sz w:val="18"/>
                <w:szCs w:val="22"/>
              </w:rPr>
            </w:rPrChange>
          </w:rPr>
          <w:delText>iHomework, Graphmatica</w:delText>
        </w:r>
        <w:commentRangeEnd w:id="349"/>
        <w:r w:rsidR="00564335" w:rsidRPr="00344A0D" w:rsidDel="000B6E70">
          <w:rPr>
            <w:rStyle w:val="CommentReference"/>
            <w:rFonts w:ascii="Linux Libertine" w:eastAsiaTheme="minorHAnsi" w:hAnsi="Linux Libertine" w:cstheme="minorBidi"/>
            <w:b w:val="0"/>
            <w:highlight w:val="yellow"/>
            <w:rPrChange w:id="351" w:author="Sohan Madhav Bangaru" w:date="2017-05-03T05:34:00Z">
              <w:rPr>
                <w:rStyle w:val="CommentReference"/>
                <w:rFonts w:ascii="Linux Libertine" w:eastAsiaTheme="minorHAnsi" w:hAnsi="Linux Libertine" w:cstheme="minorBidi"/>
                <w:b w:val="0"/>
              </w:rPr>
            </w:rPrChange>
          </w:rPr>
          <w:commentReference w:id="349"/>
        </w:r>
        <w:r w:rsidR="00AE05F6" w:rsidRPr="00344A0D" w:rsidDel="000B6E70">
          <w:rPr>
            <w:rFonts w:eastAsiaTheme="minorHAnsi"/>
            <w:highlight w:val="yellow"/>
            <w:rPrChange w:id="352" w:author="Sohan Madhav Bangaru" w:date="2017-05-03T05:34:00Z">
              <w:rPr>
                <w:rFonts w:ascii="Linux Libertine" w:eastAsiaTheme="minorHAnsi" w:hAnsi="Linux Libertine" w:cstheme="minorBidi"/>
                <w:b w:val="0"/>
                <w:sz w:val="18"/>
                <w:szCs w:val="22"/>
              </w:rPr>
            </w:rPrChange>
          </w:rPr>
          <w:delText xml:space="preserve"> etc.)</w:delText>
        </w:r>
        <w:r w:rsidR="0019649D" w:rsidRPr="00344A0D" w:rsidDel="000B6E70">
          <w:rPr>
            <w:rFonts w:eastAsiaTheme="minorHAnsi"/>
            <w:highlight w:val="yellow"/>
            <w:rPrChange w:id="353" w:author="Sohan Madhav Bangaru" w:date="2017-05-03T05:34:00Z">
              <w:rPr>
                <w:rFonts w:ascii="Linux Libertine" w:eastAsiaTheme="minorHAnsi" w:hAnsi="Linux Libertine" w:cstheme="minorBidi"/>
                <w:b w:val="0"/>
                <w:sz w:val="18"/>
                <w:szCs w:val="22"/>
              </w:rPr>
            </w:rPrChange>
          </w:rPr>
          <w:delText xml:space="preserve"> which are very narrowly focused on content topics they deal with. </w:delText>
        </w:r>
      </w:del>
    </w:p>
    <w:p w14:paraId="2CAADCD6" w14:textId="77777777" w:rsidR="00986528" w:rsidRDefault="00986528" w:rsidP="00151946">
      <w:pPr>
        <w:pStyle w:val="Head1"/>
        <w:rPr>
          <w:ins w:id="354" w:author="Sohan Madhav Bangaru" w:date="2017-05-03T12:51:00Z"/>
          <w:rFonts w:ascii="Linux Libertine" w:eastAsiaTheme="minorHAnsi" w:hAnsi="Linux Libertine" w:cstheme="minorBidi"/>
          <w:b w:val="0"/>
          <w:sz w:val="18"/>
          <w:szCs w:val="22"/>
        </w:rPr>
      </w:pPr>
    </w:p>
    <w:p w14:paraId="16F058C0" w14:textId="31EEC557" w:rsidR="00E22B58" w:rsidRPr="00986528" w:rsidDel="00344A0D" w:rsidRDefault="0019649D">
      <w:pPr>
        <w:pStyle w:val="Head1"/>
        <w:rPr>
          <w:del w:id="355" w:author="Srividya Bansal" w:date="2017-05-01T11:25:00Z"/>
          <w:rFonts w:ascii="Linux Libertine" w:eastAsiaTheme="minorHAnsi" w:hAnsi="Linux Libertine" w:cstheme="minorBidi"/>
          <w:b w:val="0"/>
          <w:sz w:val="18"/>
          <w:szCs w:val="22"/>
          <w:rPrChange w:id="356" w:author="Sohan Madhav Bangaru" w:date="2017-05-03T12:51:00Z">
            <w:rPr>
              <w:del w:id="357" w:author="Srividya Bansal" w:date="2017-05-01T11:25:00Z"/>
              <w:rFonts w:ascii="Linux Libertine" w:eastAsiaTheme="minorHAnsi" w:hAnsi="Linux Libertine" w:cstheme="minorBidi"/>
              <w:sz w:val="18"/>
              <w:szCs w:val="22"/>
            </w:rPr>
          </w:rPrChange>
        </w:rPr>
      </w:pPr>
      <w:moveFromRangeStart w:id="358" w:author="Sohan Madhav Bangaru" w:date="2017-05-03T06:35:00Z" w:name="move481556641"/>
      <w:moveFrom w:id="359" w:author="Sohan Madhav Bangaru" w:date="2017-05-03T06:35:00Z">
        <w:r w:rsidRPr="00986528" w:rsidDel="004957BE">
          <w:rPr>
            <w:rFonts w:ascii="Linux Libertine" w:eastAsiaTheme="minorHAnsi" w:hAnsi="Linux Libertine" w:cstheme="minorBidi"/>
            <w:sz w:val="18"/>
            <w:szCs w:val="22"/>
            <w:rPrChange w:id="360" w:author="Sohan Madhav Bangaru" w:date="2017-05-03T12:51:00Z">
              <w:rPr/>
            </w:rPrChange>
          </w:rPr>
          <w:t>For the applications dealing for the STEM students there are certain applications like Blackboard (which is mostly available as a web application and not well suited for mobile environment). There are also applications lik</w:t>
        </w:r>
        <w:r w:rsidR="008E2906" w:rsidRPr="00986528" w:rsidDel="004957BE">
          <w:rPr>
            <w:rFonts w:ascii="Linux Libertine" w:eastAsiaTheme="minorHAnsi" w:hAnsi="Linux Libertine" w:cstheme="minorBidi"/>
            <w:sz w:val="18"/>
            <w:szCs w:val="22"/>
            <w:rPrChange w:id="361" w:author="Sohan Madhav Bangaru" w:date="2017-05-03T12:51:00Z">
              <w:rPr/>
            </w:rPrChange>
          </w:rPr>
          <w:t xml:space="preserve">e </w:t>
        </w:r>
        <w:commentRangeStart w:id="362"/>
        <w:r w:rsidR="008E2906" w:rsidRPr="00986528" w:rsidDel="004957BE">
          <w:rPr>
            <w:rFonts w:ascii="Linux Libertine" w:eastAsiaTheme="minorHAnsi" w:hAnsi="Linux Libertine" w:cstheme="minorBidi"/>
            <w:sz w:val="18"/>
            <w:szCs w:val="22"/>
            <w:rPrChange w:id="363" w:author="Sohan Madhav Bangaru" w:date="2017-05-03T12:51:00Z">
              <w:rPr/>
            </w:rPrChange>
          </w:rPr>
          <w:t>Coursera, Khan Academy, Udemy and</w:t>
        </w:r>
        <w:r w:rsidRPr="00986528" w:rsidDel="004957BE">
          <w:rPr>
            <w:rFonts w:ascii="Linux Libertine" w:eastAsiaTheme="minorHAnsi" w:hAnsi="Linux Libertine" w:cstheme="minorBidi"/>
            <w:sz w:val="18"/>
            <w:szCs w:val="22"/>
            <w:rPrChange w:id="364" w:author="Sohan Madhav Bangaru" w:date="2017-05-03T12:51:00Z">
              <w:rPr/>
            </w:rPrChange>
          </w:rPr>
          <w:t xml:space="preserve"> Lynda</w:t>
        </w:r>
        <w:commentRangeEnd w:id="362"/>
        <w:r w:rsidR="00564335" w:rsidRPr="00986528" w:rsidDel="004957BE">
          <w:rPr>
            <w:rFonts w:ascii="Linux Libertine" w:eastAsiaTheme="minorHAnsi" w:hAnsi="Linux Libertine" w:cstheme="minorBidi"/>
            <w:sz w:val="18"/>
            <w:szCs w:val="22"/>
            <w:rPrChange w:id="365" w:author="Sohan Madhav Bangaru" w:date="2017-05-03T12:51:00Z">
              <w:rPr>
                <w:rStyle w:val="CommentReference"/>
              </w:rPr>
            </w:rPrChange>
          </w:rPr>
          <w:commentReference w:id="362"/>
        </w:r>
        <w:r w:rsidRPr="00986528" w:rsidDel="004957BE">
          <w:rPr>
            <w:rFonts w:ascii="Linux Libertine" w:eastAsiaTheme="minorHAnsi" w:hAnsi="Linux Libertine" w:cstheme="minorBidi"/>
            <w:sz w:val="18"/>
            <w:szCs w:val="22"/>
            <w:rPrChange w:id="366" w:author="Sohan Madhav Bangaru" w:date="2017-05-03T12:51:00Z">
              <w:rPr/>
            </w:rPrChange>
          </w:rPr>
          <w:t xml:space="preserve"> which are quite famous for their </w:t>
        </w:r>
        <w:r w:rsidR="008E2906" w:rsidRPr="00986528" w:rsidDel="004957BE">
          <w:rPr>
            <w:rFonts w:ascii="Linux Libertine" w:eastAsiaTheme="minorHAnsi" w:hAnsi="Linux Libertine" w:cstheme="minorBidi"/>
            <w:sz w:val="18"/>
            <w:szCs w:val="22"/>
            <w:rPrChange w:id="367" w:author="Sohan Madhav Bangaru" w:date="2017-05-03T12:51:00Z">
              <w:rPr/>
            </w:rPrChange>
          </w:rPr>
          <w:t>tailor-made</w:t>
        </w:r>
        <w:r w:rsidRPr="00986528" w:rsidDel="004957BE">
          <w:rPr>
            <w:rFonts w:ascii="Linux Libertine" w:eastAsiaTheme="minorHAnsi" w:hAnsi="Linux Libertine" w:cstheme="minorBidi"/>
            <w:sz w:val="18"/>
            <w:szCs w:val="22"/>
            <w:rPrChange w:id="368" w:author="Sohan Madhav Bangaru" w:date="2017-05-03T12:51:00Z">
              <w:rPr/>
            </w:rPrChange>
          </w:rPr>
          <w:t xml:space="preserve"> course content dealing with very specific technical areas and learning. These applications are mostly not designed </w:t>
        </w:r>
        <w:r w:rsidR="00006EFD" w:rsidRPr="00986528" w:rsidDel="004957BE">
          <w:rPr>
            <w:rFonts w:ascii="Linux Libertine" w:eastAsiaTheme="minorHAnsi" w:hAnsi="Linux Libertine" w:cstheme="minorBidi"/>
            <w:sz w:val="18"/>
            <w:szCs w:val="22"/>
            <w:rPrChange w:id="369" w:author="Sohan Madhav Bangaru" w:date="2017-05-03T12:51:00Z">
              <w:rPr/>
            </w:rPrChange>
          </w:rPr>
          <w:t>on the lines</w:t>
        </w:r>
        <w:r w:rsidRPr="00986528" w:rsidDel="004957BE">
          <w:rPr>
            <w:rFonts w:ascii="Linux Libertine" w:eastAsiaTheme="minorHAnsi" w:hAnsi="Linux Libertine" w:cstheme="minorBidi"/>
            <w:sz w:val="18"/>
            <w:szCs w:val="22"/>
            <w:rPrChange w:id="370" w:author="Sohan Madhav Bangaru" w:date="2017-05-03T12:51:00Z">
              <w:rPr/>
            </w:rPrChange>
          </w:rPr>
          <w:t xml:space="preserve"> of outcome based education (</w:t>
        </w:r>
        <w:r w:rsidR="00006EFD" w:rsidRPr="00986528" w:rsidDel="004957BE">
          <w:rPr>
            <w:rFonts w:ascii="Linux Libertine" w:eastAsiaTheme="minorHAnsi" w:hAnsi="Linux Libertine" w:cstheme="minorBidi"/>
            <w:sz w:val="18"/>
            <w:szCs w:val="22"/>
            <w:rPrChange w:id="371" w:author="Sohan Madhav Bangaru" w:date="2017-05-03T12:51:00Z">
              <w:rPr/>
            </w:rPrChange>
          </w:rPr>
          <w:t xml:space="preserve">where </w:t>
        </w:r>
        <w:r w:rsidRPr="00986528" w:rsidDel="004957BE">
          <w:rPr>
            <w:rFonts w:ascii="Linux Libertine" w:eastAsiaTheme="minorHAnsi" w:hAnsi="Linux Libertine" w:cstheme="minorBidi"/>
            <w:sz w:val="18"/>
            <w:szCs w:val="22"/>
            <w:rPrChange w:id="372" w:author="Sohan Madhav Bangaru" w:date="2017-05-03T12:51:00Z">
              <w:rPr/>
            </w:rPrChange>
          </w:rPr>
          <w:t xml:space="preserve">keeping the </w:t>
        </w:r>
        <w:r w:rsidR="00006EFD" w:rsidRPr="00986528" w:rsidDel="004957BE">
          <w:rPr>
            <w:rFonts w:ascii="Linux Libertine" w:eastAsiaTheme="minorHAnsi" w:hAnsi="Linux Libertine" w:cstheme="minorBidi"/>
            <w:sz w:val="18"/>
            <w:szCs w:val="22"/>
            <w:rPrChange w:id="373" w:author="Sohan Madhav Bangaru" w:date="2017-05-03T12:51:00Z">
              <w:rPr/>
            </w:rPrChange>
          </w:rPr>
          <w:t>objective</w:t>
        </w:r>
        <w:r w:rsidRPr="00986528" w:rsidDel="004957BE">
          <w:rPr>
            <w:rFonts w:ascii="Linux Libertine" w:eastAsiaTheme="minorHAnsi" w:hAnsi="Linux Libertine" w:cstheme="minorBidi"/>
            <w:sz w:val="18"/>
            <w:szCs w:val="22"/>
            <w:rPrChange w:id="374" w:author="Sohan Madhav Bangaru" w:date="2017-05-03T12:51:00Z">
              <w:rPr/>
            </w:rPrChange>
          </w:rPr>
          <w:t xml:space="preserve"> important, rather than content topic) which further reduces the ability of these platforms to customize the courses for the</w:t>
        </w:r>
        <w:r w:rsidR="00006EFD" w:rsidRPr="00986528" w:rsidDel="004957BE">
          <w:rPr>
            <w:rFonts w:ascii="Linux Libertine" w:eastAsiaTheme="minorHAnsi" w:hAnsi="Linux Libertine" w:cstheme="minorBidi"/>
            <w:sz w:val="18"/>
            <w:szCs w:val="22"/>
            <w:rPrChange w:id="375" w:author="Sohan Madhav Bangaru" w:date="2017-05-03T12:51:00Z">
              <w:rPr/>
            </w:rPrChange>
          </w:rPr>
          <w:t xml:space="preserve"> use by</w:t>
        </w:r>
        <w:r w:rsidRPr="00986528" w:rsidDel="004957BE">
          <w:rPr>
            <w:rFonts w:ascii="Linux Libertine" w:eastAsiaTheme="minorHAnsi" w:hAnsi="Linux Libertine" w:cstheme="minorBidi"/>
            <w:sz w:val="18"/>
            <w:szCs w:val="22"/>
            <w:rPrChange w:id="376" w:author="Sohan Madhav Bangaru" w:date="2017-05-03T12:51:00Z">
              <w:rPr/>
            </w:rPrChange>
          </w:rPr>
          <w:t xml:space="preserve"> educators.</w:t>
        </w:r>
        <w:r w:rsidR="008E2906" w:rsidRPr="00986528" w:rsidDel="004957BE">
          <w:rPr>
            <w:rFonts w:ascii="Linux Libertine" w:eastAsiaTheme="minorHAnsi" w:hAnsi="Linux Libertine" w:cstheme="minorBidi"/>
            <w:sz w:val="18"/>
            <w:szCs w:val="22"/>
            <w:rPrChange w:id="377" w:author="Sohan Madhav Bangaru" w:date="2017-05-03T12:51:00Z">
              <w:rPr/>
            </w:rPrChange>
          </w:rPr>
          <w:t xml:space="preserve"> So</w:t>
        </w:r>
        <w:r w:rsidR="00006EFD" w:rsidRPr="00986528" w:rsidDel="004957BE">
          <w:rPr>
            <w:rFonts w:ascii="Linux Libertine" w:eastAsiaTheme="minorHAnsi" w:hAnsi="Linux Libertine" w:cstheme="minorBidi"/>
            <w:sz w:val="18"/>
            <w:szCs w:val="22"/>
            <w:rPrChange w:id="378" w:author="Sohan Madhav Bangaru" w:date="2017-05-03T12:51:00Z">
              <w:rPr/>
            </w:rPrChange>
          </w:rPr>
          <w:t>,</w:t>
        </w:r>
        <w:r w:rsidR="008E2906" w:rsidRPr="00986528" w:rsidDel="004957BE">
          <w:rPr>
            <w:rFonts w:ascii="Linux Libertine" w:eastAsiaTheme="minorHAnsi" w:hAnsi="Linux Libertine" w:cstheme="minorBidi"/>
            <w:sz w:val="18"/>
            <w:szCs w:val="22"/>
            <w:rPrChange w:id="379" w:author="Sohan Madhav Bangaru" w:date="2017-05-03T12:51:00Z">
              <w:rPr/>
            </w:rPrChange>
          </w:rPr>
          <w:t xml:space="preserve"> this project will be a stepping stone towards designing and developing</w:t>
        </w:r>
        <w:r w:rsidR="00006EFD" w:rsidRPr="00986528" w:rsidDel="004957BE">
          <w:rPr>
            <w:rFonts w:ascii="Linux Libertine" w:eastAsiaTheme="minorHAnsi" w:hAnsi="Linux Libertine" w:cstheme="minorBidi"/>
            <w:sz w:val="18"/>
            <w:szCs w:val="22"/>
            <w:rPrChange w:id="380" w:author="Sohan Madhav Bangaru" w:date="2017-05-03T12:51:00Z">
              <w:rPr/>
            </w:rPrChange>
          </w:rPr>
          <w:t xml:space="preserve"> a</w:t>
        </w:r>
        <w:r w:rsidR="008E2906" w:rsidRPr="00986528" w:rsidDel="004957BE">
          <w:rPr>
            <w:rFonts w:ascii="Linux Libertine" w:eastAsiaTheme="minorHAnsi" w:hAnsi="Linux Libertine" w:cstheme="minorBidi"/>
            <w:sz w:val="18"/>
            <w:szCs w:val="22"/>
            <w:rPrChange w:id="381" w:author="Sohan Madhav Bangaru" w:date="2017-05-03T12:51:00Z">
              <w:rPr/>
            </w:rPrChange>
          </w:rPr>
          <w:t xml:space="preserve"> mobile application suite which deals with all the aspects OBE and IMODS framework and aid the educators to design courses with ease.</w:t>
        </w:r>
      </w:moveFrom>
      <w:moveFromRangeEnd w:id="358"/>
    </w:p>
    <w:p w14:paraId="01A6E1F7" w14:textId="2469ADAD" w:rsidR="000B6E70" w:rsidRDefault="00215EB4" w:rsidP="00151946">
      <w:pPr>
        <w:pStyle w:val="Head1"/>
        <w:rPr>
          <w:ins w:id="382" w:author="Sohan Madhav Bangaru" w:date="2017-05-03T12:51:00Z"/>
          <w:rFonts w:eastAsiaTheme="minorHAnsi"/>
        </w:rPr>
      </w:pPr>
      <w:ins w:id="383" w:author="Sohan Madhav Bangaru" w:date="2017-05-03T05:34:00Z">
        <w:r w:rsidRPr="00986528">
          <w:rPr>
            <w:rFonts w:ascii="Linux Libertine" w:eastAsiaTheme="minorHAnsi" w:hAnsi="Linux Libertine" w:cstheme="minorBidi"/>
            <w:b w:val="0"/>
            <w:sz w:val="18"/>
            <w:szCs w:val="22"/>
            <w:rPrChange w:id="384" w:author="Sohan Madhav Bangaru" w:date="2017-05-03T12:51:00Z">
              <w:rPr>
                <w:rFonts w:eastAsiaTheme="minorHAnsi"/>
              </w:rPr>
            </w:rPrChange>
          </w:rPr>
          <w:t xml:space="preserve">In the mobile </w:t>
        </w:r>
      </w:ins>
      <w:ins w:id="385" w:author="Sohan Madhav Bangaru" w:date="2017-05-03T06:37:00Z">
        <w:r w:rsidR="00EB657B" w:rsidRPr="00986528">
          <w:rPr>
            <w:rFonts w:ascii="Linux Libertine" w:eastAsiaTheme="minorHAnsi" w:hAnsi="Linux Libertine" w:cstheme="minorBidi"/>
            <w:b w:val="0"/>
            <w:sz w:val="18"/>
            <w:szCs w:val="22"/>
            <w:rPrChange w:id="386" w:author="Sohan Madhav Bangaru" w:date="2017-05-03T12:51:00Z">
              <w:rPr>
                <w:rFonts w:eastAsiaTheme="minorHAnsi"/>
              </w:rPr>
            </w:rPrChange>
          </w:rPr>
          <w:t>space</w:t>
        </w:r>
      </w:ins>
      <w:ins w:id="387" w:author="Sohan Madhav Bangaru" w:date="2017-05-03T05:34:00Z">
        <w:r w:rsidR="00EB657B" w:rsidRPr="00986528">
          <w:rPr>
            <w:rFonts w:ascii="Linux Libertine" w:eastAsiaTheme="minorHAnsi" w:hAnsi="Linux Libertine" w:cstheme="minorBidi"/>
            <w:b w:val="0"/>
            <w:sz w:val="18"/>
            <w:szCs w:val="22"/>
            <w:rPrChange w:id="388" w:author="Sohan Madhav Bangaru" w:date="2017-05-03T12:51:00Z">
              <w:rPr>
                <w:rFonts w:eastAsiaTheme="minorHAnsi"/>
              </w:rPr>
            </w:rPrChange>
          </w:rPr>
          <w:t xml:space="preserve"> thes</w:t>
        </w:r>
        <w:r w:rsidRPr="00986528">
          <w:rPr>
            <w:rFonts w:ascii="Linux Libertine" w:eastAsiaTheme="minorHAnsi" w:hAnsi="Linux Libertine" w:cstheme="minorBidi"/>
            <w:b w:val="0"/>
            <w:sz w:val="18"/>
            <w:szCs w:val="22"/>
            <w:rPrChange w:id="389" w:author="Sohan Madhav Bangaru" w:date="2017-05-03T12:51:00Z">
              <w:rPr>
                <w:rFonts w:eastAsiaTheme="minorHAnsi"/>
              </w:rPr>
            </w:rPrChange>
          </w:rPr>
          <w:t xml:space="preserve">e are four main </w:t>
        </w:r>
      </w:ins>
      <w:ins w:id="390" w:author="Sohan Madhav Bangaru" w:date="2017-05-03T05:35:00Z">
        <w:r w:rsidR="00381928" w:rsidRPr="00986528">
          <w:rPr>
            <w:rFonts w:ascii="Linux Libertine" w:eastAsiaTheme="minorHAnsi" w:hAnsi="Linux Libertine" w:cstheme="minorBidi"/>
            <w:b w:val="0"/>
            <w:sz w:val="18"/>
            <w:szCs w:val="22"/>
            <w:rPrChange w:id="391" w:author="Sohan Madhav Bangaru" w:date="2017-05-03T12:51:00Z">
              <w:rPr>
                <w:rFonts w:eastAsiaTheme="minorHAnsi"/>
              </w:rPr>
            </w:rPrChange>
          </w:rPr>
          <w:t>categor</w:t>
        </w:r>
      </w:ins>
      <w:ins w:id="392" w:author="Sohan Madhav Bangaru" w:date="2017-05-03T06:04:00Z">
        <w:r w:rsidR="00EB657B" w:rsidRPr="00986528">
          <w:rPr>
            <w:rFonts w:ascii="Linux Libertine" w:eastAsiaTheme="minorHAnsi" w:hAnsi="Linux Libertine" w:cstheme="minorBidi"/>
            <w:b w:val="0"/>
            <w:sz w:val="18"/>
            <w:szCs w:val="22"/>
            <w:rPrChange w:id="393" w:author="Sohan Madhav Bangaru" w:date="2017-05-03T12:51:00Z">
              <w:rPr>
                <w:rFonts w:eastAsiaTheme="minorHAnsi"/>
              </w:rPr>
            </w:rPrChange>
          </w:rPr>
          <w:t>ies</w:t>
        </w:r>
        <w:r w:rsidR="000B6E70" w:rsidRPr="00986528">
          <w:rPr>
            <w:rFonts w:ascii="Linux Libertine" w:eastAsiaTheme="minorHAnsi" w:hAnsi="Linux Libertine" w:cstheme="minorBidi"/>
            <w:b w:val="0"/>
            <w:sz w:val="18"/>
            <w:szCs w:val="22"/>
            <w:rPrChange w:id="394" w:author="Sohan Madhav Bangaru" w:date="2017-05-03T12:51:00Z">
              <w:rPr>
                <w:rFonts w:eastAsiaTheme="minorHAnsi"/>
              </w:rPr>
            </w:rPrChange>
          </w:rPr>
          <w:t xml:space="preserve"> of tools or applications which help the educators impart </w:t>
        </w:r>
      </w:ins>
      <w:ins w:id="395" w:author="Sohan Madhav Bangaru" w:date="2017-05-03T06:38:00Z">
        <w:r w:rsidR="00EB657B" w:rsidRPr="00986528">
          <w:rPr>
            <w:rFonts w:ascii="Linux Libertine" w:eastAsiaTheme="minorHAnsi" w:hAnsi="Linux Libertine" w:cstheme="minorBidi"/>
            <w:b w:val="0"/>
            <w:sz w:val="18"/>
            <w:szCs w:val="22"/>
            <w:rPrChange w:id="396" w:author="Sohan Madhav Bangaru" w:date="2017-05-03T12:51:00Z">
              <w:rPr>
                <w:rFonts w:eastAsiaTheme="minorHAnsi"/>
              </w:rPr>
            </w:rPrChange>
          </w:rPr>
          <w:t>course content</w:t>
        </w:r>
      </w:ins>
      <w:ins w:id="397" w:author="Sohan Madhav Bangaru" w:date="2017-05-03T06:06:00Z">
        <w:r w:rsidR="00030D7E" w:rsidRPr="00986528">
          <w:rPr>
            <w:rFonts w:ascii="Linux Libertine" w:eastAsiaTheme="minorHAnsi" w:hAnsi="Linux Libertine" w:cstheme="minorBidi"/>
            <w:b w:val="0"/>
            <w:sz w:val="18"/>
            <w:szCs w:val="22"/>
            <w:rPrChange w:id="398" w:author="Sohan Madhav Bangaru" w:date="2017-05-03T12:51:00Z">
              <w:rPr>
                <w:rFonts w:eastAsiaTheme="minorHAnsi"/>
              </w:rPr>
            </w:rPrChange>
          </w:rPr>
          <w:t>. The</w:t>
        </w:r>
        <w:r w:rsidR="00EB657B" w:rsidRPr="00986528">
          <w:rPr>
            <w:rFonts w:ascii="Linux Libertine" w:eastAsiaTheme="minorHAnsi" w:hAnsi="Linux Libertine" w:cstheme="minorBidi"/>
            <w:b w:val="0"/>
            <w:sz w:val="18"/>
            <w:szCs w:val="22"/>
            <w:rPrChange w:id="399" w:author="Sohan Madhav Bangaru" w:date="2017-05-03T12:51:00Z">
              <w:rPr>
                <w:rFonts w:eastAsiaTheme="minorHAnsi"/>
              </w:rPr>
            </w:rPrChange>
          </w:rPr>
          <w:t xml:space="preserve"> </w:t>
        </w:r>
      </w:ins>
      <w:ins w:id="400" w:author="Sohan Madhav Bangaru" w:date="2017-05-03T06:38:00Z">
        <w:r w:rsidR="00030D7E" w:rsidRPr="00986528">
          <w:rPr>
            <w:rFonts w:ascii="Linux Libertine" w:eastAsiaTheme="minorHAnsi" w:hAnsi="Linux Libertine" w:cstheme="minorBidi"/>
            <w:b w:val="0"/>
            <w:sz w:val="18"/>
            <w:szCs w:val="22"/>
            <w:rPrChange w:id="401" w:author="Sohan Madhav Bangaru" w:date="2017-05-03T12:51:00Z">
              <w:rPr>
                <w:rFonts w:eastAsiaTheme="minorHAnsi"/>
              </w:rPr>
            </w:rPrChange>
          </w:rPr>
          <w:t>c</w:t>
        </w:r>
        <w:r w:rsidR="00EB657B" w:rsidRPr="00986528">
          <w:rPr>
            <w:rFonts w:ascii="Linux Libertine" w:eastAsiaTheme="minorHAnsi" w:hAnsi="Linux Libertine" w:cstheme="minorBidi"/>
            <w:b w:val="0"/>
            <w:sz w:val="18"/>
            <w:szCs w:val="22"/>
            <w:rPrChange w:id="402" w:author="Sohan Madhav Bangaru" w:date="2017-05-03T12:51:00Z">
              <w:rPr>
                <w:rFonts w:eastAsiaTheme="minorHAnsi"/>
              </w:rPr>
            </w:rPrChange>
          </w:rPr>
          <w:t>ategories are</w:t>
        </w:r>
      </w:ins>
      <w:ins w:id="403" w:author="Sohan Madhav Bangaru" w:date="2017-05-03T06:06:00Z">
        <w:r w:rsidR="00EB657B" w:rsidRPr="00986528">
          <w:rPr>
            <w:rFonts w:ascii="Linux Libertine" w:eastAsiaTheme="minorHAnsi" w:hAnsi="Linux Libertine" w:cstheme="minorBidi"/>
            <w:b w:val="0"/>
            <w:sz w:val="18"/>
            <w:szCs w:val="22"/>
            <w:rPrChange w:id="404" w:author="Sohan Madhav Bangaru" w:date="2017-05-03T12:51:00Z">
              <w:rPr>
                <w:rFonts w:eastAsiaTheme="minorHAnsi"/>
              </w:rPr>
            </w:rPrChange>
          </w:rPr>
          <w:t xml:space="preserve"> (i) Tools for K-</w:t>
        </w:r>
      </w:ins>
      <w:ins w:id="405" w:author="Sohan Madhav Bangaru" w:date="2017-05-03T06:39:00Z">
        <w:r w:rsidR="00EB657B" w:rsidRPr="00986528">
          <w:rPr>
            <w:rFonts w:ascii="Linux Libertine" w:eastAsiaTheme="minorHAnsi" w:hAnsi="Linux Libertine" w:cstheme="minorBidi"/>
            <w:b w:val="0"/>
            <w:sz w:val="18"/>
            <w:szCs w:val="22"/>
            <w:rPrChange w:id="406" w:author="Sohan Madhav Bangaru" w:date="2017-05-03T12:51:00Z">
              <w:rPr>
                <w:rFonts w:eastAsiaTheme="minorHAnsi"/>
              </w:rPr>
            </w:rPrChange>
          </w:rPr>
          <w:t xml:space="preserve">12, (ii) Learning Management Systems (LMS), (iii) Massive Open Online Courses (MOOCs) and (iv) </w:t>
        </w:r>
      </w:ins>
      <w:ins w:id="407" w:author="Sohan Madhav Bangaru" w:date="2017-05-03T06:40:00Z">
        <w:r w:rsidR="00936FCE" w:rsidRPr="00986528">
          <w:rPr>
            <w:rFonts w:ascii="Linux Libertine" w:eastAsiaTheme="minorHAnsi" w:hAnsi="Linux Libertine" w:cstheme="minorBidi"/>
            <w:b w:val="0"/>
            <w:sz w:val="18"/>
            <w:szCs w:val="22"/>
            <w:rPrChange w:id="408" w:author="Sohan Madhav Bangaru" w:date="2017-05-03T12:51:00Z">
              <w:rPr>
                <w:rFonts w:eastAsiaTheme="minorHAnsi"/>
              </w:rPr>
            </w:rPrChange>
          </w:rPr>
          <w:t>Targeted</w:t>
        </w:r>
      </w:ins>
      <w:ins w:id="409" w:author="Sohan Madhav Bangaru" w:date="2017-05-03T06:39:00Z">
        <w:r w:rsidR="00030D7E" w:rsidRPr="00986528">
          <w:rPr>
            <w:rFonts w:ascii="Linux Libertine" w:eastAsiaTheme="minorHAnsi" w:hAnsi="Linux Libertine" w:cstheme="minorBidi"/>
            <w:b w:val="0"/>
            <w:sz w:val="18"/>
            <w:szCs w:val="22"/>
            <w:rPrChange w:id="410" w:author="Sohan Madhav Bangaru" w:date="2017-05-03T12:51:00Z">
              <w:rPr>
                <w:rFonts w:eastAsiaTheme="minorHAnsi"/>
              </w:rPr>
            </w:rPrChange>
          </w:rPr>
          <w:t xml:space="preserve"> Tutorials</w:t>
        </w:r>
        <w:r w:rsidR="00EB657B" w:rsidRPr="00986528">
          <w:rPr>
            <w:rFonts w:ascii="Linux Libertine" w:eastAsiaTheme="minorHAnsi" w:hAnsi="Linux Libertine" w:cstheme="minorBidi"/>
            <w:b w:val="0"/>
            <w:sz w:val="18"/>
            <w:szCs w:val="22"/>
            <w:rPrChange w:id="411" w:author="Sohan Madhav Bangaru" w:date="2017-05-03T12:51:00Z">
              <w:rPr>
                <w:rFonts w:eastAsiaTheme="minorHAnsi"/>
              </w:rPr>
            </w:rPrChange>
          </w:rPr>
          <w:t xml:space="preserve">. The </w:t>
        </w:r>
      </w:ins>
      <w:ins w:id="412" w:author="Sohan Madhav Bangaru" w:date="2017-05-03T06:40:00Z">
        <w:r w:rsidR="00936FCE" w:rsidRPr="00986528">
          <w:rPr>
            <w:rFonts w:ascii="Linux Libertine" w:eastAsiaTheme="minorHAnsi" w:hAnsi="Linux Libertine" w:cstheme="minorBidi"/>
            <w:b w:val="0"/>
            <w:sz w:val="18"/>
            <w:szCs w:val="22"/>
            <w:rPrChange w:id="413" w:author="Sohan Madhav Bangaru" w:date="2017-05-03T12:51:00Z">
              <w:rPr>
                <w:rFonts w:eastAsiaTheme="minorHAnsi"/>
              </w:rPr>
            </w:rPrChange>
          </w:rPr>
          <w:t>categories are</w:t>
        </w:r>
      </w:ins>
      <w:ins w:id="414" w:author="Sohan Madhav Bangaru" w:date="2017-05-03T06:39:00Z">
        <w:r w:rsidR="00EB657B" w:rsidRPr="00986528">
          <w:rPr>
            <w:rFonts w:ascii="Linux Libertine" w:eastAsiaTheme="minorHAnsi" w:hAnsi="Linux Libertine" w:cstheme="minorBidi"/>
            <w:b w:val="0"/>
            <w:sz w:val="18"/>
            <w:szCs w:val="22"/>
            <w:rPrChange w:id="415" w:author="Sohan Madhav Bangaru" w:date="2017-05-03T12:51:00Z">
              <w:rPr>
                <w:rFonts w:eastAsiaTheme="minorHAnsi"/>
              </w:rPr>
            </w:rPrChange>
          </w:rPr>
          <w:t xml:space="preserve"> briefly describe</w:t>
        </w:r>
      </w:ins>
      <w:ins w:id="416" w:author="Sohan Madhav Bangaru" w:date="2017-05-03T06:40:00Z">
        <w:r w:rsidR="00936FCE" w:rsidRPr="00986528">
          <w:rPr>
            <w:rFonts w:ascii="Linux Libertine" w:eastAsiaTheme="minorHAnsi" w:hAnsi="Linux Libertine" w:cstheme="minorBidi"/>
            <w:b w:val="0"/>
            <w:sz w:val="18"/>
            <w:szCs w:val="22"/>
            <w:rPrChange w:id="417" w:author="Sohan Madhav Bangaru" w:date="2017-05-03T12:51:00Z">
              <w:rPr>
                <w:rFonts w:eastAsiaTheme="minorHAnsi"/>
              </w:rPr>
            </w:rPrChange>
          </w:rPr>
          <w:t>d</w:t>
        </w:r>
      </w:ins>
      <w:ins w:id="418" w:author="Sohan Madhav Bangaru" w:date="2017-05-03T06:39:00Z">
        <w:r w:rsidR="00EB657B" w:rsidRPr="00986528">
          <w:rPr>
            <w:rFonts w:ascii="Linux Libertine" w:eastAsiaTheme="minorHAnsi" w:hAnsi="Linux Libertine" w:cstheme="minorBidi"/>
            <w:b w:val="0"/>
            <w:sz w:val="18"/>
            <w:szCs w:val="22"/>
            <w:rPrChange w:id="419" w:author="Sohan Madhav Bangaru" w:date="2017-05-03T12:51:00Z">
              <w:rPr>
                <w:rFonts w:eastAsiaTheme="minorHAnsi"/>
              </w:rPr>
            </w:rPrChange>
          </w:rPr>
          <w:t xml:space="preserve"> </w:t>
        </w:r>
      </w:ins>
      <w:ins w:id="420" w:author="Sohan Madhav Bangaru" w:date="2017-05-03T06:41:00Z">
        <w:r w:rsidR="00030D7E" w:rsidRPr="00986528">
          <w:rPr>
            <w:rFonts w:ascii="Linux Libertine" w:eastAsiaTheme="minorHAnsi" w:hAnsi="Linux Libertine" w:cstheme="minorBidi"/>
            <w:b w:val="0"/>
            <w:sz w:val="18"/>
            <w:szCs w:val="22"/>
            <w:rPrChange w:id="421" w:author="Sohan Madhav Bangaru" w:date="2017-05-03T12:51:00Z">
              <w:rPr>
                <w:rFonts w:eastAsiaTheme="minorHAnsi"/>
              </w:rPr>
            </w:rPrChange>
          </w:rPr>
          <w:t xml:space="preserve">with </w:t>
        </w:r>
      </w:ins>
      <w:ins w:id="422" w:author="Sohan Madhav Bangaru" w:date="2017-05-03T06:39:00Z">
        <w:r w:rsidR="00EB657B" w:rsidRPr="00986528">
          <w:rPr>
            <w:rFonts w:ascii="Linux Libertine" w:eastAsiaTheme="minorHAnsi" w:hAnsi="Linux Libertine" w:cstheme="minorBidi"/>
            <w:b w:val="0"/>
            <w:sz w:val="18"/>
            <w:szCs w:val="22"/>
            <w:rPrChange w:id="423" w:author="Sohan Madhav Bangaru" w:date="2017-05-03T12:51:00Z">
              <w:rPr>
                <w:rFonts w:eastAsiaTheme="minorHAnsi"/>
              </w:rPr>
            </w:rPrChange>
          </w:rPr>
          <w:t xml:space="preserve">their differences and </w:t>
        </w:r>
      </w:ins>
      <w:ins w:id="424" w:author="Sohan Madhav Bangaru" w:date="2017-05-03T06:41:00Z">
        <w:r w:rsidR="00030D7E" w:rsidRPr="00986528">
          <w:rPr>
            <w:rFonts w:ascii="Linux Libertine" w:eastAsiaTheme="minorHAnsi" w:hAnsi="Linux Libertine" w:cstheme="minorBidi"/>
            <w:b w:val="0"/>
            <w:sz w:val="18"/>
            <w:szCs w:val="22"/>
            <w:rPrChange w:id="425" w:author="Sohan Madhav Bangaru" w:date="2017-05-03T12:51:00Z">
              <w:rPr>
                <w:rFonts w:eastAsiaTheme="minorHAnsi"/>
              </w:rPr>
            </w:rPrChange>
          </w:rPr>
          <w:t xml:space="preserve">with </w:t>
        </w:r>
      </w:ins>
      <w:ins w:id="426" w:author="Sohan Madhav Bangaru" w:date="2017-05-03T06:39:00Z">
        <w:r w:rsidR="00EB657B" w:rsidRPr="00986528">
          <w:rPr>
            <w:rFonts w:ascii="Linux Libertine" w:eastAsiaTheme="minorHAnsi" w:hAnsi="Linux Libertine" w:cstheme="minorBidi"/>
            <w:b w:val="0"/>
            <w:sz w:val="18"/>
            <w:szCs w:val="22"/>
            <w:rPrChange w:id="427" w:author="Sohan Madhav Bangaru" w:date="2017-05-03T12:51:00Z">
              <w:rPr>
                <w:rFonts w:eastAsiaTheme="minorHAnsi"/>
              </w:rPr>
            </w:rPrChange>
          </w:rPr>
          <w:t>examples</w:t>
        </w:r>
      </w:ins>
      <w:ins w:id="428" w:author="Sohan Madhav Bangaru" w:date="2017-05-03T06:40:00Z">
        <w:r w:rsidR="00936FCE" w:rsidRPr="00986528">
          <w:rPr>
            <w:rFonts w:ascii="Linux Libertine" w:eastAsiaTheme="minorHAnsi" w:hAnsi="Linux Libertine" w:cstheme="minorBidi"/>
            <w:b w:val="0"/>
            <w:sz w:val="18"/>
            <w:szCs w:val="22"/>
            <w:rPrChange w:id="429" w:author="Sohan Madhav Bangaru" w:date="2017-05-03T12:51:00Z">
              <w:rPr>
                <w:rFonts w:eastAsiaTheme="minorHAnsi"/>
              </w:rPr>
            </w:rPrChange>
          </w:rPr>
          <w:t xml:space="preserve"> below:</w:t>
        </w:r>
      </w:ins>
    </w:p>
    <w:p w14:paraId="58B9318A" w14:textId="77777777" w:rsidR="00986528" w:rsidRPr="000B6E70" w:rsidRDefault="00986528" w:rsidP="00151946">
      <w:pPr>
        <w:pStyle w:val="Head1"/>
        <w:rPr>
          <w:ins w:id="430" w:author="Sohan Madhav Bangaru" w:date="2017-05-03T06:05:00Z"/>
          <w:rFonts w:eastAsiaTheme="minorHAnsi"/>
          <w:rPrChange w:id="431" w:author="Sohan Madhav Bangaru" w:date="2017-05-03T06:06:00Z">
            <w:rPr>
              <w:ins w:id="432" w:author="Sohan Madhav Bangaru" w:date="2017-05-03T06:05:00Z"/>
              <w:rFonts w:cs="Linux Biolinum"/>
              <w:i/>
            </w:rPr>
          </w:rPrChange>
        </w:rPr>
      </w:pPr>
    </w:p>
    <w:p w14:paraId="0165F6BE" w14:textId="49B69AE0" w:rsidR="000B6E70" w:rsidRDefault="000B6E70">
      <w:pPr>
        <w:pStyle w:val="Para"/>
        <w:rPr>
          <w:ins w:id="433" w:author="Sohan Madhav Bangaru" w:date="2017-05-03T06:10:00Z"/>
        </w:rPr>
        <w:pPrChange w:id="434" w:author="Sohan Madhav Bangaru" w:date="2017-05-03T12:50:00Z">
          <w:pPr>
            <w:pStyle w:val="Head1"/>
          </w:pPr>
        </w:pPrChange>
      </w:pPr>
      <w:ins w:id="435" w:author="Sohan Madhav Bangaru" w:date="2017-05-03T06:05:00Z">
        <w:r w:rsidRPr="000B6E70">
          <w:rPr>
            <w:rFonts w:ascii="Linux Biolinum" w:hAnsi="Linux Biolinum" w:cs="Linux Biolinum"/>
            <w:i/>
            <w:rPrChange w:id="436" w:author="Sohan Madhav Bangaru" w:date="2017-05-03T06:05:00Z">
              <w:rPr>
                <w:rFonts w:cs="Linux Biolinum"/>
                <w:b w:val="0"/>
                <w:i/>
              </w:rPr>
            </w:rPrChange>
          </w:rPr>
          <w:t>3</w:t>
        </w:r>
        <w:r w:rsidRPr="00337AD4">
          <w:rPr>
            <w:rFonts w:ascii="Linux Biolinum" w:hAnsi="Linux Biolinum" w:cs="Linux Biolinum"/>
            <w:i/>
          </w:rPr>
          <w:t>.1</w:t>
        </w:r>
        <w:r w:rsidRPr="00337AD4">
          <w:rPr>
            <w:rFonts w:ascii="Linux Biolinum" w:hAnsi="Linux Biolinum" w:cs="Linux Biolinum"/>
            <w:i/>
          </w:rPr>
          <w:t> </w:t>
        </w:r>
        <w:r w:rsidRPr="000B6E70">
          <w:rPr>
            <w:rFonts w:ascii="Linux Biolinum" w:hAnsi="Linux Biolinum" w:cs="Linux Biolinum"/>
            <w:i/>
            <w:rPrChange w:id="437" w:author="Sohan Madhav Bangaru" w:date="2017-05-03T06:05:00Z">
              <w:rPr>
                <w:rFonts w:cs="Linux Biolinum"/>
                <w:b w:val="0"/>
                <w:i/>
              </w:rPr>
            </w:rPrChange>
          </w:rPr>
          <w:t>Tools for K-12</w:t>
        </w:r>
        <w:r>
          <w:rPr>
            <w:rFonts w:ascii="Linux Biolinum" w:hAnsi="Linux Biolinum" w:cs="Linux Biolinum"/>
            <w:i/>
          </w:rPr>
          <w:t xml:space="preserve"> - </w:t>
        </w:r>
      </w:ins>
      <w:ins w:id="438" w:author="Sohan Madhav Bangaru" w:date="2017-05-03T06:06:00Z">
        <w:r w:rsidRPr="000B6E70">
          <w:rPr>
            <w:rPrChange w:id="439" w:author="Sohan Madhav Bangaru" w:date="2017-05-03T06:06:00Z">
              <w:rPr>
                <w:highlight w:val="yellow"/>
              </w:rPr>
            </w:rPrChange>
          </w:rPr>
          <w:t xml:space="preserve">There are certain applications targeting individual concepts and topics targeting mostly kids from </w:t>
        </w:r>
      </w:ins>
      <w:ins w:id="440" w:author="Sohan Madhav Bangaru" w:date="2017-05-03T06:07:00Z">
        <w:r>
          <w:t>pre-school</w:t>
        </w:r>
      </w:ins>
      <w:ins w:id="441" w:author="Sohan Madhav Bangaru" w:date="2017-05-03T06:06:00Z">
        <w:r w:rsidRPr="000B6E70">
          <w:rPr>
            <w:rPrChange w:id="442" w:author="Sohan Madhav Bangaru" w:date="2017-05-03T06:06:00Z">
              <w:rPr>
                <w:highlight w:val="yellow"/>
              </w:rPr>
            </w:rPrChange>
          </w:rPr>
          <w:t xml:space="preserve"> </w:t>
        </w:r>
      </w:ins>
      <w:ins w:id="443" w:author="Sohan Madhav Bangaru" w:date="2017-05-03T06:07:00Z">
        <w:r>
          <w:t>up until</w:t>
        </w:r>
      </w:ins>
      <w:ins w:id="444" w:author="Sohan Madhav Bangaru" w:date="2017-05-03T06:06:00Z">
        <w:r w:rsidRPr="000B6E70">
          <w:rPr>
            <w:rPrChange w:id="445" w:author="Sohan Madhav Bangaru" w:date="2017-05-03T06:06:00Z">
              <w:rPr>
                <w:highlight w:val="yellow"/>
              </w:rPr>
            </w:rPrChange>
          </w:rPr>
          <w:t xml:space="preserve"> K-12 </w:t>
        </w:r>
      </w:ins>
      <w:ins w:id="446" w:author="Sohan Madhav Bangaru" w:date="2017-05-03T06:07:00Z">
        <w:r>
          <w:t xml:space="preserve">which are </w:t>
        </w:r>
      </w:ins>
      <w:ins w:id="447" w:author="Sohan Madhav Bangaru" w:date="2017-05-03T06:06:00Z">
        <w:r w:rsidRPr="000B6E70">
          <w:rPr>
            <w:rPrChange w:id="448" w:author="Sohan Madhav Bangaru" w:date="2017-05-03T06:06:00Z">
              <w:rPr>
                <w:highlight w:val="yellow"/>
              </w:rPr>
            </w:rPrChange>
          </w:rPr>
          <w:t xml:space="preserve">developed by </w:t>
        </w:r>
      </w:ins>
      <w:ins w:id="449" w:author="Sohan Madhav Bangaru" w:date="2017-05-03T06:08:00Z">
        <w:r>
          <w:t>mostly individuals</w:t>
        </w:r>
      </w:ins>
      <w:ins w:id="450" w:author="Sohan Madhav Bangaru" w:date="2017-05-03T06:06:00Z">
        <w:r w:rsidRPr="000B6E70">
          <w:rPr>
            <w:rPrChange w:id="451" w:author="Sohan Madhav Bangaru" w:date="2017-05-03T06:06:00Z">
              <w:rPr>
                <w:highlight w:val="yellow"/>
              </w:rPr>
            </w:rPrChange>
          </w:rPr>
          <w:t xml:space="preserve"> </w:t>
        </w:r>
      </w:ins>
      <w:ins w:id="452" w:author="Sohan Madhav Bangaru" w:date="2017-05-03T06:08:00Z">
        <w:r>
          <w:t xml:space="preserve">to </w:t>
        </w:r>
      </w:ins>
      <w:ins w:id="453" w:author="Sohan Madhav Bangaru" w:date="2017-05-03T06:06:00Z">
        <w:r w:rsidRPr="000B6E70">
          <w:rPr>
            <w:rPrChange w:id="454" w:author="Sohan Madhav Bangaru" w:date="2017-05-03T06:06:00Z">
              <w:rPr>
                <w:highlight w:val="yellow"/>
              </w:rPr>
            </w:rPrChange>
          </w:rPr>
          <w:t>achieve a single objective</w:t>
        </w:r>
      </w:ins>
      <w:ins w:id="455" w:author="Sohan Madhav Bangaru" w:date="2017-05-03T06:08:00Z">
        <w:r>
          <w:t xml:space="preserve"> most of the times</w:t>
        </w:r>
      </w:ins>
      <w:ins w:id="456" w:author="Sohan Madhav Bangaru" w:date="2017-05-03T06:06:00Z">
        <w:r w:rsidRPr="000B6E70">
          <w:rPr>
            <w:rPrChange w:id="457" w:author="Sohan Madhav Bangaru" w:date="2017-05-03T06:06:00Z">
              <w:rPr>
                <w:highlight w:val="yellow"/>
              </w:rPr>
            </w:rPrChange>
          </w:rPr>
          <w:t xml:space="preserve">. This kind of education imparting becomes a part of informal learning techniques which </w:t>
        </w:r>
      </w:ins>
      <w:ins w:id="458" w:author="Sohan Madhav Bangaru" w:date="2017-05-03T06:08:00Z">
        <w:r>
          <w:t>are</w:t>
        </w:r>
      </w:ins>
      <w:ins w:id="459" w:author="Sohan Madhav Bangaru" w:date="2017-05-03T06:06:00Z">
        <w:r w:rsidRPr="000B6E70">
          <w:rPr>
            <w:rPrChange w:id="460" w:author="Sohan Madhav Bangaru" w:date="2017-05-03T06:06:00Z">
              <w:rPr>
                <w:highlight w:val="yellow"/>
              </w:rPr>
            </w:rPrChange>
          </w:rPr>
          <w:t xml:space="preserve"> just barely sufficient for the learners who are till K-12 or below. These applications are mostly game-based like quizzes (primarily for informal assessment), cue-card styled information (primarily for learning content) etc. There also certain applications which aid the learners finish their homework for like (E.g. iHomework</w:t>
        </w:r>
      </w:ins>
      <w:ins w:id="461" w:author="Sohan Madhav Bangaru" w:date="2017-05-03T06:09:00Z">
        <w:r>
          <w:t xml:space="preserve"> [14]</w:t>
        </w:r>
      </w:ins>
      <w:ins w:id="462" w:author="Sohan Madhav Bangaru" w:date="2017-05-03T06:06:00Z">
        <w:r w:rsidRPr="000B6E70">
          <w:rPr>
            <w:rPrChange w:id="463" w:author="Sohan Madhav Bangaru" w:date="2017-05-03T06:06:00Z">
              <w:rPr>
                <w:highlight w:val="yellow"/>
              </w:rPr>
            </w:rPrChange>
          </w:rPr>
          <w:t>, Graphmatica</w:t>
        </w:r>
      </w:ins>
      <w:ins w:id="464" w:author="Sohan Madhav Bangaru" w:date="2017-05-03T06:09:00Z">
        <w:r>
          <w:t xml:space="preserve"> [15]</w:t>
        </w:r>
      </w:ins>
      <w:ins w:id="465" w:author="Sohan Madhav Bangaru" w:date="2017-05-03T06:06:00Z">
        <w:r w:rsidRPr="000B6E70">
          <w:rPr>
            <w:rPrChange w:id="466" w:author="Sohan Madhav Bangaru" w:date="2017-05-03T06:06:00Z">
              <w:rPr>
                <w:highlight w:val="yellow"/>
              </w:rPr>
            </w:rPrChange>
          </w:rPr>
          <w:t xml:space="preserve"> etc.) which are very narrowly focused on content topics they deal with</w:t>
        </w:r>
      </w:ins>
    </w:p>
    <w:p w14:paraId="0744E9E8" w14:textId="77777777" w:rsidR="000B6E70" w:rsidRDefault="000B6E70">
      <w:pPr>
        <w:pStyle w:val="Para"/>
        <w:rPr>
          <w:ins w:id="467" w:author="Sohan Madhav Bangaru" w:date="2017-05-03T06:10:00Z"/>
        </w:rPr>
        <w:pPrChange w:id="468" w:author="Sohan Madhav Bangaru" w:date="2017-05-03T12:50:00Z">
          <w:pPr>
            <w:pStyle w:val="Head1"/>
          </w:pPr>
        </w:pPrChange>
      </w:pPr>
    </w:p>
    <w:p w14:paraId="79CE3089" w14:textId="116BF8D7" w:rsidR="000B6E70" w:rsidRDefault="000B6E70">
      <w:pPr>
        <w:pStyle w:val="Para"/>
        <w:rPr>
          <w:ins w:id="469" w:author="Sohan Madhav Bangaru" w:date="2017-05-03T06:10:00Z"/>
        </w:rPr>
        <w:pPrChange w:id="470" w:author="Sohan Madhav Bangaru" w:date="2017-05-03T12:50:00Z">
          <w:pPr>
            <w:pStyle w:val="Head1"/>
          </w:pPr>
        </w:pPrChange>
      </w:pPr>
      <w:ins w:id="471" w:author="Sohan Madhav Bangaru" w:date="2017-05-03T06:10:00Z">
        <w:r w:rsidRPr="000D3B69">
          <w:rPr>
            <w:rFonts w:ascii="Linux Biolinum" w:hAnsi="Linux Biolinum" w:cs="Linux Biolinum"/>
            <w:i/>
          </w:rPr>
          <w:t>3</w:t>
        </w:r>
        <w:r>
          <w:rPr>
            <w:rFonts w:ascii="Linux Biolinum" w:hAnsi="Linux Biolinum" w:cs="Linux Biolinum"/>
            <w:i/>
          </w:rPr>
          <w:t>.2</w:t>
        </w:r>
        <w:r w:rsidRPr="00337AD4">
          <w:rPr>
            <w:rFonts w:ascii="Linux Biolinum" w:hAnsi="Linux Biolinum" w:cs="Linux Biolinum"/>
            <w:i/>
          </w:rPr>
          <w:t> </w:t>
        </w:r>
        <w:r>
          <w:rPr>
            <w:rFonts w:ascii="Linux Biolinum" w:hAnsi="Linux Biolinum" w:cs="Linux Biolinum"/>
            <w:i/>
          </w:rPr>
          <w:t xml:space="preserve">Learning Management System (LMS) </w:t>
        </w:r>
      </w:ins>
      <w:ins w:id="472" w:author="Sohan Madhav Bangaru" w:date="2017-05-03T06:12:00Z">
        <w:r w:rsidR="00224161">
          <w:rPr>
            <w:rFonts w:ascii="Linux Biolinum" w:hAnsi="Linux Biolinum" w:cs="Linux Biolinum"/>
            <w:i/>
          </w:rPr>
          <w:t>–</w:t>
        </w:r>
      </w:ins>
      <w:ins w:id="473" w:author="Sohan Madhav Bangaru" w:date="2017-05-03T06:10:00Z">
        <w:r>
          <w:rPr>
            <w:rFonts w:ascii="Linux Biolinum" w:hAnsi="Linux Biolinum" w:cs="Linux Biolinum"/>
            <w:i/>
          </w:rPr>
          <w:t xml:space="preserve"> </w:t>
        </w:r>
      </w:ins>
      <w:ins w:id="474" w:author="Sohan Madhav Bangaru" w:date="2017-05-03T06:12:00Z">
        <w:r w:rsidR="00224161">
          <w:t xml:space="preserve">These </w:t>
        </w:r>
      </w:ins>
      <w:ins w:id="475" w:author="Sohan Madhav Bangaru" w:date="2017-05-03T06:13:00Z">
        <w:r w:rsidR="00224161">
          <w:t>is</w:t>
        </w:r>
      </w:ins>
      <w:ins w:id="476" w:author="Sohan Madhav Bangaru" w:date="2017-05-03T06:12:00Z">
        <w:r w:rsidR="00224161">
          <w:t xml:space="preserve"> </w:t>
        </w:r>
      </w:ins>
      <w:ins w:id="477" w:author="Sohan Madhav Bangaru" w:date="2017-05-03T06:13:00Z">
        <w:r w:rsidR="00224161">
          <w:t>a</w:t>
        </w:r>
      </w:ins>
      <w:ins w:id="478" w:author="Sohan Madhav Bangaru" w:date="2017-05-03T06:12:00Z">
        <w:r w:rsidR="00224161">
          <w:t xml:space="preserve"> category of software</w:t>
        </w:r>
      </w:ins>
      <w:ins w:id="479" w:author="Sohan Madhav Bangaru" w:date="2017-05-03T06:13:00Z">
        <w:r w:rsidR="00224161">
          <w:t xml:space="preserve"> applications that helps in administration, documentation and reporting of the progress of the course in the classrooms. These applications mostly delegate certain </w:t>
        </w:r>
      </w:ins>
      <w:ins w:id="480" w:author="Sohan Madhav Bangaru" w:date="2017-05-03T06:14:00Z">
        <w:r w:rsidR="003811EC">
          <w:t>duties</w:t>
        </w:r>
      </w:ins>
      <w:ins w:id="481" w:author="Sohan Madhav Bangaru" w:date="2017-05-03T06:13:00Z">
        <w:r w:rsidR="003811EC">
          <w:t xml:space="preserve"> of the faculties by providing an interface through which the learners can view subject notes, answer questions related to topics, generate automated tests and grade them simultaneously. Some of the applications which come under this category are Blackboard [</w:t>
        </w:r>
      </w:ins>
      <w:ins w:id="482" w:author="Sohan Madhav Bangaru" w:date="2017-05-03T06:16:00Z">
        <w:r w:rsidR="003811EC">
          <w:t>16</w:t>
        </w:r>
      </w:ins>
      <w:ins w:id="483" w:author="Sohan Madhav Bangaru" w:date="2017-05-03T06:13:00Z">
        <w:r w:rsidR="003811EC">
          <w:t>]</w:t>
        </w:r>
      </w:ins>
      <w:ins w:id="484" w:author="Sohan Madhav Bangaru" w:date="2017-05-03T06:16:00Z">
        <w:r w:rsidR="003811EC">
          <w:t>, Moodle</w:t>
        </w:r>
      </w:ins>
      <w:ins w:id="485" w:author="Sohan Madhav Bangaru" w:date="2017-05-03T06:18:00Z">
        <w:r w:rsidR="003811EC">
          <w:t xml:space="preserve"> [17].</w:t>
        </w:r>
      </w:ins>
    </w:p>
    <w:p w14:paraId="41DCEBFC" w14:textId="77777777" w:rsidR="000B6E70" w:rsidRDefault="000B6E70">
      <w:pPr>
        <w:pStyle w:val="Para"/>
        <w:rPr>
          <w:ins w:id="486" w:author="Sohan Madhav Bangaru" w:date="2017-05-03T06:10:00Z"/>
        </w:rPr>
        <w:pPrChange w:id="487" w:author="Sohan Madhav Bangaru" w:date="2017-05-03T12:50:00Z">
          <w:pPr>
            <w:pStyle w:val="Head1"/>
          </w:pPr>
        </w:pPrChange>
      </w:pPr>
    </w:p>
    <w:p w14:paraId="5355E8AE" w14:textId="7F321172" w:rsidR="000B6E70" w:rsidRDefault="000B6E70">
      <w:pPr>
        <w:pStyle w:val="Para"/>
        <w:rPr>
          <w:ins w:id="488" w:author="Sohan Madhav Bangaru" w:date="2017-05-03T06:10:00Z"/>
        </w:rPr>
        <w:pPrChange w:id="489" w:author="Sohan Madhav Bangaru" w:date="2017-05-03T12:50:00Z">
          <w:pPr>
            <w:pStyle w:val="Head1"/>
          </w:pPr>
        </w:pPrChange>
      </w:pPr>
      <w:ins w:id="490" w:author="Sohan Madhav Bangaru" w:date="2017-05-03T06:10:00Z">
        <w:r w:rsidRPr="000D3B69">
          <w:rPr>
            <w:rFonts w:ascii="Linux Biolinum" w:hAnsi="Linux Biolinum" w:cs="Linux Biolinum"/>
            <w:i/>
          </w:rPr>
          <w:t>3</w:t>
        </w:r>
        <w:r>
          <w:rPr>
            <w:rFonts w:ascii="Linux Biolinum" w:hAnsi="Linux Biolinum" w:cs="Linux Biolinum"/>
            <w:i/>
          </w:rPr>
          <w:t>.3</w:t>
        </w:r>
        <w:r w:rsidRPr="00337AD4">
          <w:rPr>
            <w:rFonts w:ascii="Linux Biolinum" w:hAnsi="Linux Biolinum" w:cs="Linux Biolinum"/>
            <w:i/>
          </w:rPr>
          <w:t> </w:t>
        </w:r>
      </w:ins>
      <w:ins w:id="491" w:author="Sohan Madhav Bangaru" w:date="2017-05-03T06:11:00Z">
        <w:r>
          <w:rPr>
            <w:rFonts w:ascii="Linux Biolinum" w:hAnsi="Linux Biolinum" w:cs="Linux Biolinum"/>
            <w:i/>
          </w:rPr>
          <w:t>Massive Open Online Courses (MOOCs)</w:t>
        </w:r>
      </w:ins>
      <w:ins w:id="492" w:author="Sohan Madhav Bangaru" w:date="2017-05-03T06:10:00Z">
        <w:r>
          <w:rPr>
            <w:rFonts w:ascii="Linux Biolinum" w:hAnsi="Linux Biolinum" w:cs="Linux Biolinum"/>
            <w:i/>
          </w:rPr>
          <w:t xml:space="preserve"> </w:t>
        </w:r>
      </w:ins>
      <w:ins w:id="493" w:author="Sohan Madhav Bangaru" w:date="2017-05-03T06:20:00Z">
        <w:r w:rsidR="00300637">
          <w:rPr>
            <w:rFonts w:ascii="Linux Biolinum" w:hAnsi="Linux Biolinum" w:cs="Linux Biolinum"/>
            <w:i/>
          </w:rPr>
          <w:t>–</w:t>
        </w:r>
      </w:ins>
      <w:ins w:id="494" w:author="Sohan Madhav Bangaru" w:date="2017-05-03T06:10:00Z">
        <w:r>
          <w:rPr>
            <w:rFonts w:ascii="Linux Biolinum" w:hAnsi="Linux Biolinum" w:cs="Linux Biolinum"/>
            <w:i/>
          </w:rPr>
          <w:t xml:space="preserve"> </w:t>
        </w:r>
      </w:ins>
      <w:ins w:id="495" w:author="Sohan Madhav Bangaru" w:date="2017-05-03T06:20:00Z">
        <w:r w:rsidR="00300637">
          <w:t xml:space="preserve">MOOC is an online platform which are aimed at unlimited participation via the internet. In addition to traditional course materials such as recorded lectures, readings and problem sets many MOOC providers provide interactive </w:t>
        </w:r>
      </w:ins>
      <w:ins w:id="496" w:author="Sohan Madhav Bangaru" w:date="2017-05-03T06:22:00Z">
        <w:r w:rsidR="00300637">
          <w:t>under</w:t>
        </w:r>
      </w:ins>
      <w:ins w:id="497" w:author="Sohan Madhav Bangaru" w:date="2017-05-03T06:20:00Z">
        <w:r w:rsidR="00300637">
          <w:t xml:space="preserve"> forums to support community interactions among students</w:t>
        </w:r>
      </w:ins>
      <w:ins w:id="498" w:author="Sohan Madhav Bangaru" w:date="2017-05-03T06:22:00Z">
        <w:r w:rsidR="00300637">
          <w:t>, professors and teaching assistants. It is a recent and widely researched development in distance education providers and has emerged has one of the most popular modes of learning. Some of the applications which come under this category are Coursera [</w:t>
        </w:r>
      </w:ins>
      <w:ins w:id="499" w:author="Sohan Madhav Bangaru" w:date="2017-05-03T06:23:00Z">
        <w:r w:rsidR="00300637">
          <w:t>18</w:t>
        </w:r>
      </w:ins>
      <w:ins w:id="500" w:author="Sohan Madhav Bangaru" w:date="2017-05-03T06:22:00Z">
        <w:r w:rsidR="00300637">
          <w:t>]</w:t>
        </w:r>
      </w:ins>
      <w:ins w:id="501" w:author="Sohan Madhav Bangaru" w:date="2017-05-03T06:24:00Z">
        <w:r w:rsidR="00300637">
          <w:t>, Khan Academy [19], Udacity [20].</w:t>
        </w:r>
      </w:ins>
    </w:p>
    <w:p w14:paraId="3233045C" w14:textId="77777777" w:rsidR="000B6E70" w:rsidRDefault="000B6E70">
      <w:pPr>
        <w:pStyle w:val="Para"/>
        <w:rPr>
          <w:ins w:id="502" w:author="Sohan Madhav Bangaru" w:date="2017-05-03T06:10:00Z"/>
        </w:rPr>
        <w:pPrChange w:id="503" w:author="Sohan Madhav Bangaru" w:date="2017-05-03T12:50:00Z">
          <w:pPr>
            <w:pStyle w:val="Head1"/>
          </w:pPr>
        </w:pPrChange>
      </w:pPr>
    </w:p>
    <w:p w14:paraId="6A3B1C34" w14:textId="4E71969B" w:rsidR="000B6E70" w:rsidRDefault="000B6E70">
      <w:pPr>
        <w:pStyle w:val="Para"/>
        <w:rPr>
          <w:ins w:id="504" w:author="Sohan Madhav Bangaru" w:date="2017-05-03T06:34:00Z"/>
        </w:rPr>
        <w:pPrChange w:id="505" w:author="Sohan Madhav Bangaru" w:date="2017-05-03T12:50:00Z">
          <w:pPr>
            <w:pStyle w:val="Head1"/>
          </w:pPr>
        </w:pPrChange>
      </w:pPr>
      <w:ins w:id="506" w:author="Sohan Madhav Bangaru" w:date="2017-05-03T06:10:00Z">
        <w:r w:rsidRPr="000D3B69">
          <w:rPr>
            <w:rFonts w:ascii="Linux Biolinum" w:hAnsi="Linux Biolinum" w:cs="Linux Biolinum"/>
            <w:i/>
          </w:rPr>
          <w:t>3</w:t>
        </w:r>
        <w:r w:rsidRPr="00337AD4">
          <w:rPr>
            <w:rFonts w:ascii="Linux Biolinum" w:hAnsi="Linux Biolinum" w:cs="Linux Biolinum"/>
            <w:i/>
          </w:rPr>
          <w:t>.</w:t>
        </w:r>
      </w:ins>
      <w:ins w:id="507" w:author="Sohan Madhav Bangaru" w:date="2017-05-03T06:11:00Z">
        <w:r>
          <w:rPr>
            <w:rFonts w:ascii="Linux Biolinum" w:hAnsi="Linux Biolinum" w:cs="Linux Biolinum"/>
            <w:i/>
          </w:rPr>
          <w:t>4</w:t>
        </w:r>
      </w:ins>
      <w:ins w:id="508" w:author="Sohan Madhav Bangaru" w:date="2017-05-03T06:10:00Z">
        <w:r w:rsidRPr="00337AD4">
          <w:rPr>
            <w:rFonts w:ascii="Linux Biolinum" w:hAnsi="Linux Biolinum" w:cs="Linux Biolinum"/>
            <w:i/>
          </w:rPr>
          <w:t> </w:t>
        </w:r>
      </w:ins>
      <w:ins w:id="509" w:author="Sohan Madhav Bangaru" w:date="2017-05-03T06:11:00Z">
        <w:r>
          <w:rPr>
            <w:rFonts w:ascii="Linux Biolinum" w:hAnsi="Linux Biolinum" w:cs="Linux Biolinum"/>
            <w:i/>
          </w:rPr>
          <w:t>Targeted Tutorials</w:t>
        </w:r>
      </w:ins>
      <w:ins w:id="510" w:author="Sohan Madhav Bangaru" w:date="2017-05-03T06:10:00Z">
        <w:r>
          <w:rPr>
            <w:rFonts w:ascii="Linux Biolinum" w:hAnsi="Linux Biolinum" w:cs="Linux Biolinum"/>
            <w:i/>
          </w:rPr>
          <w:t xml:space="preserve"> </w:t>
        </w:r>
      </w:ins>
      <w:ins w:id="511" w:author="Sohan Madhav Bangaru" w:date="2017-05-03T06:27:00Z">
        <w:r w:rsidR="00300637">
          <w:rPr>
            <w:rFonts w:ascii="Linux Biolinum" w:hAnsi="Linux Biolinum" w:cs="Linux Biolinum"/>
            <w:i/>
          </w:rPr>
          <w:t>–</w:t>
        </w:r>
      </w:ins>
      <w:ins w:id="512" w:author="Sohan Madhav Bangaru" w:date="2017-05-03T06:10:00Z">
        <w:r>
          <w:rPr>
            <w:rFonts w:ascii="Linux Biolinum" w:hAnsi="Linux Biolinum" w:cs="Linux Biolinum"/>
            <w:i/>
          </w:rPr>
          <w:t xml:space="preserve"> </w:t>
        </w:r>
      </w:ins>
      <w:ins w:id="513" w:author="Sohan Madhav Bangaru" w:date="2017-05-03T06:27:00Z">
        <w:r w:rsidR="00300637">
          <w:t xml:space="preserve">These are </w:t>
        </w:r>
      </w:ins>
      <w:ins w:id="514" w:author="Sohan Madhav Bangaru" w:date="2017-05-03T06:28:00Z">
        <w:r w:rsidR="00300637">
          <w:t>tailor-made course content</w:t>
        </w:r>
      </w:ins>
      <w:ins w:id="515" w:author="Sohan Madhav Bangaru" w:date="2017-05-03T06:27:00Z">
        <w:r w:rsidR="00300637">
          <w:t xml:space="preserve"> </w:t>
        </w:r>
      </w:ins>
      <w:ins w:id="516" w:author="Sohan Madhav Bangaru" w:date="2017-05-03T06:28:00Z">
        <w:r w:rsidR="004957BE">
          <w:t xml:space="preserve">dealing with </w:t>
        </w:r>
        <w:r w:rsidR="00300637">
          <w:t xml:space="preserve">very specific </w:t>
        </w:r>
      </w:ins>
      <w:ins w:id="517" w:author="Sohan Madhav Bangaru" w:date="2017-05-03T06:30:00Z">
        <w:r w:rsidR="004957BE">
          <w:t xml:space="preserve">and boxed </w:t>
        </w:r>
      </w:ins>
      <w:ins w:id="518" w:author="Sohan Madhav Bangaru" w:date="2017-05-03T06:29:00Z">
        <w:r w:rsidR="004957BE">
          <w:t xml:space="preserve">technical areas and learnings which are mostly used by the professionals to skill themselves for a required targeted </w:t>
        </w:r>
      </w:ins>
      <w:ins w:id="519" w:author="Sohan Madhav Bangaru" w:date="2017-05-03T06:30:00Z">
        <w:r w:rsidR="004957BE">
          <w:t>objective</w:t>
        </w:r>
      </w:ins>
      <w:ins w:id="520" w:author="Sohan Madhav Bangaru" w:date="2017-05-03T06:29:00Z">
        <w:r w:rsidR="004957BE">
          <w:t>. There are mostly skilling programs</w:t>
        </w:r>
      </w:ins>
      <w:ins w:id="521" w:author="Sohan Madhav Bangaru" w:date="2017-05-03T06:27:00Z">
        <w:r w:rsidR="00300637">
          <w:t xml:space="preserve"> </w:t>
        </w:r>
      </w:ins>
      <w:ins w:id="522" w:author="Sohan Madhav Bangaru" w:date="2017-05-03T06:30:00Z">
        <w:r w:rsidR="004957BE">
          <w:t>or tutorials mostly used to learn the application of a concept, content</w:t>
        </w:r>
      </w:ins>
      <w:ins w:id="523" w:author="Sohan Madhav Bangaru" w:date="2017-05-03T06:31:00Z">
        <w:r w:rsidR="004957BE">
          <w:t xml:space="preserve"> or a library,</w:t>
        </w:r>
      </w:ins>
      <w:ins w:id="524" w:author="Sohan Madhav Bangaru" w:date="2017-05-03T06:30:00Z">
        <w:r w:rsidR="004957BE">
          <w:t xml:space="preserve"> rather than its history and evolution of the system or tool.</w:t>
        </w:r>
      </w:ins>
      <w:ins w:id="525" w:author="Sohan Madhav Bangaru" w:date="2017-05-03T06:32:00Z">
        <w:r w:rsidR="004957BE">
          <w:t xml:space="preserve"> Some of the examples are Udemy [21], Lynda [22], Code School [23]</w:t>
        </w:r>
      </w:ins>
      <w:ins w:id="526" w:author="Sohan Madhav Bangaru" w:date="2017-05-03T06:34:00Z">
        <w:r w:rsidR="004957BE">
          <w:t xml:space="preserve"> which come under the umbrella of targeted tutorials.</w:t>
        </w:r>
      </w:ins>
    </w:p>
    <w:p w14:paraId="29FF9E88" w14:textId="77777777" w:rsidR="004957BE" w:rsidRDefault="004957BE">
      <w:pPr>
        <w:pStyle w:val="Para"/>
        <w:rPr>
          <w:ins w:id="527" w:author="Sohan Madhav Bangaru" w:date="2017-05-03T06:35:00Z"/>
        </w:rPr>
        <w:pPrChange w:id="528" w:author="Sohan Madhav Bangaru" w:date="2017-05-03T12:50:00Z">
          <w:pPr>
            <w:pStyle w:val="Head1"/>
          </w:pPr>
        </w:pPrChange>
      </w:pPr>
    </w:p>
    <w:p w14:paraId="6524B59A" w14:textId="162AE3AC" w:rsidR="004957BE" w:rsidRDefault="004957BE">
      <w:pPr>
        <w:pStyle w:val="Para"/>
        <w:rPr>
          <w:ins w:id="529" w:author="Sohan Madhav Bangaru" w:date="2017-05-03T12:52:00Z"/>
        </w:rPr>
        <w:pPrChange w:id="530" w:author="Sohan Madhav Bangaru" w:date="2017-05-03T12:50:00Z">
          <w:pPr>
            <w:pStyle w:val="Head1"/>
          </w:pPr>
        </w:pPrChange>
      </w:pPr>
      <w:moveToRangeStart w:id="531" w:author="Sohan Madhav Bangaru" w:date="2017-05-03T06:35:00Z" w:name="move481556641"/>
      <w:moveTo w:id="532" w:author="Sohan Madhav Bangaru" w:date="2017-05-03T06:35:00Z">
        <w:del w:id="533" w:author="Sohan Madhav Bangaru" w:date="2017-05-03T06:35:00Z">
          <w:r w:rsidRPr="004957BE" w:rsidDel="004957BE">
            <w:rPr>
              <w:rPrChange w:id="534" w:author="Sohan Madhav Bangaru" w:date="2017-05-03T06:35:00Z">
                <w:rPr>
                  <w:highlight w:val="yellow"/>
                </w:rPr>
              </w:rPrChange>
            </w:rPr>
            <w:delText xml:space="preserve">For the applications dealing for the STEM students there are certain applications like Blackboard (which is mostly available as a web application and not well suited for mobile environment). There are also applications like </w:delText>
          </w:r>
          <w:commentRangeStart w:id="535"/>
          <w:r w:rsidRPr="004957BE" w:rsidDel="004957BE">
            <w:rPr>
              <w:rPrChange w:id="536" w:author="Sohan Madhav Bangaru" w:date="2017-05-03T06:35:00Z">
                <w:rPr>
                  <w:highlight w:val="yellow"/>
                </w:rPr>
              </w:rPrChange>
            </w:rPr>
            <w:delText>Coursera, Khan Academy, Udemy and Lynda</w:delText>
          </w:r>
          <w:commentRangeEnd w:id="535"/>
          <w:r w:rsidRPr="004957BE" w:rsidDel="004957BE">
            <w:rPr>
              <w:rPrChange w:id="537" w:author="Sohan Madhav Bangaru" w:date="2017-05-03T06:35:00Z">
                <w:rPr>
                  <w:rStyle w:val="CommentReference"/>
                  <w:highlight w:val="yellow"/>
                </w:rPr>
              </w:rPrChange>
            </w:rPr>
            <w:commentReference w:id="535"/>
          </w:r>
          <w:r w:rsidRPr="004957BE" w:rsidDel="004957BE">
            <w:rPr>
              <w:rPrChange w:id="538" w:author="Sohan Madhav Bangaru" w:date="2017-05-03T06:35:00Z">
                <w:rPr>
                  <w:highlight w:val="yellow"/>
                </w:rPr>
              </w:rPrChange>
            </w:rPr>
            <w:delText xml:space="preserve"> which are quite famous for their tailor-made course content dealing with very specific technical areas and learning. These</w:delText>
          </w:r>
        </w:del>
      </w:moveTo>
      <w:ins w:id="539" w:author="Sohan Madhav Bangaru" w:date="2017-05-03T06:35:00Z">
        <w:r>
          <w:t>Most of the stated</w:t>
        </w:r>
      </w:ins>
      <w:moveTo w:id="540" w:author="Sohan Madhav Bangaru" w:date="2017-05-03T06:35:00Z">
        <w:r w:rsidRPr="004957BE">
          <w:rPr>
            <w:rPrChange w:id="541" w:author="Sohan Madhav Bangaru" w:date="2017-05-03T06:35:00Z">
              <w:rPr>
                <w:highlight w:val="yellow"/>
              </w:rPr>
            </w:rPrChange>
          </w:rPr>
          <w:t xml:space="preserve"> applications are mostly not designed on the lines of outcome based education (where keeping the objective important, rather than content topic) which further reduces the ability of these platforms to customize the courses for the use </w:t>
        </w:r>
        <w:r w:rsidRPr="004957BE">
          <w:rPr>
            <w:rPrChange w:id="542" w:author="Sohan Madhav Bangaru" w:date="2017-05-03T06:35:00Z">
              <w:rPr>
                <w:highlight w:val="yellow"/>
              </w:rPr>
            </w:rPrChange>
          </w:rPr>
          <w:lastRenderedPageBreak/>
          <w:t>by educators. So, this project will be a stepping stone towards designing and developing a mobile application suite which deals with all the aspects OBE and IMODS framework and aid the educators to design courses with ease.</w:t>
        </w:r>
      </w:moveTo>
      <w:moveToRangeEnd w:id="531"/>
    </w:p>
    <w:p w14:paraId="159B26D4" w14:textId="77777777" w:rsidR="00861502" w:rsidRDefault="00861502">
      <w:pPr>
        <w:pStyle w:val="Para"/>
        <w:rPr>
          <w:ins w:id="543" w:author="Sohan Madhav Bangaru" w:date="2017-05-03T12:52:00Z"/>
        </w:rPr>
        <w:pPrChange w:id="544" w:author="Sohan Madhav Bangaru" w:date="2017-05-03T12:50:00Z">
          <w:pPr>
            <w:pStyle w:val="Head1"/>
          </w:pPr>
        </w:pPrChange>
      </w:pPr>
    </w:p>
    <w:p w14:paraId="1D8976A9" w14:textId="768A9443" w:rsidR="00E22B58" w:rsidRPr="00C62668" w:rsidDel="000B6E70" w:rsidRDefault="00E22B58">
      <w:pPr>
        <w:pStyle w:val="Head1"/>
        <w:rPr>
          <w:del w:id="545" w:author="Sohan Madhav Bangaru" w:date="2017-05-03T06:10:00Z"/>
          <w:rFonts w:eastAsiaTheme="minorHAnsi"/>
        </w:rPr>
      </w:pPr>
    </w:p>
    <w:p w14:paraId="12F31013" w14:textId="1E49DCCB" w:rsidR="00FD5E23" w:rsidRPr="00337AD4" w:rsidRDefault="00E22B58" w:rsidP="00151946">
      <w:pPr>
        <w:pStyle w:val="Head1"/>
      </w:pPr>
      <w:r>
        <w:t>4</w:t>
      </w:r>
      <w:r w:rsidR="00FD5E23" w:rsidRPr="00337AD4">
        <w:t> </w:t>
      </w:r>
      <w:r w:rsidR="00FD5E23">
        <w:t>DESIGN</w:t>
      </w:r>
    </w:p>
    <w:p w14:paraId="18CB6103" w14:textId="556FA81C" w:rsidR="00040AE8" w:rsidRPr="00337AD4" w:rsidRDefault="00E22B58" w:rsidP="008F655C">
      <w:pPr>
        <w:pStyle w:val="Head2"/>
      </w:pPr>
      <w:r>
        <w:t>4</w:t>
      </w:r>
      <w:r w:rsidR="00F13699" w:rsidRPr="00337AD4">
        <w:t>.1</w:t>
      </w:r>
      <w:r w:rsidR="00FF1AC1" w:rsidRPr="00337AD4">
        <w:rPr>
          <w:szCs w:val="22"/>
        </w:rPr>
        <w:t> </w:t>
      </w:r>
      <w:r w:rsidR="00A73C32">
        <w:t>SYSTEM ARCHITECTURE</w:t>
      </w:r>
    </w:p>
    <w:p w14:paraId="4D558030" w14:textId="1CB2E89C" w:rsidR="00040AE8" w:rsidRDefault="00A73C32" w:rsidP="00986528">
      <w:pPr>
        <w:pStyle w:val="Para"/>
      </w:pPr>
      <w:r>
        <w:t>The system architecture</w:t>
      </w:r>
      <w:r w:rsidR="00AE262C">
        <w:t xml:space="preserve"> </w:t>
      </w:r>
      <w:r w:rsidR="00B565DB">
        <w:t xml:space="preserve">describes the overall </w:t>
      </w:r>
      <w:r>
        <w:t xml:space="preserve">component level </w:t>
      </w:r>
      <w:r w:rsidR="00B565DB">
        <w:t xml:space="preserve">system arrangement that is used for developing the </w:t>
      </w:r>
      <w:ins w:id="546" w:author="Srividya Bansal" w:date="2017-05-01T11:25:00Z">
        <w:r w:rsidR="00785FA3">
          <w:t>IM</w:t>
        </w:r>
        <w:del w:id="547" w:author="Sohan Madhav Bangaru" w:date="2017-05-03T03:22:00Z">
          <w:r w:rsidR="00785FA3" w:rsidDel="00D97473">
            <w:delText>DO</w:delText>
          </w:r>
        </w:del>
      </w:ins>
      <w:ins w:id="548" w:author="Sohan Madhav Bangaru" w:date="2017-05-03T03:22:00Z">
        <w:r w:rsidR="00D97473">
          <w:t>OD</w:t>
        </w:r>
      </w:ins>
      <w:ins w:id="549" w:author="Srividya Bansal" w:date="2017-05-01T11:25:00Z">
        <w:r w:rsidR="00785FA3">
          <w:t xml:space="preserve">S </w:t>
        </w:r>
      </w:ins>
      <w:r w:rsidR="00B565DB">
        <w:t xml:space="preserve">application for </w:t>
      </w:r>
      <w:del w:id="550" w:author="Srividya Bansal" w:date="2017-05-01T11:25:00Z">
        <w:r w:rsidR="00B565DB" w:rsidDel="00324E03">
          <w:delText xml:space="preserve">the </w:delText>
        </w:r>
      </w:del>
      <w:r w:rsidR="00B565DB">
        <w:t xml:space="preserve">mobile environment. It also describes the basic components used in the </w:t>
      </w:r>
      <w:r>
        <w:t xml:space="preserve">iOS </w:t>
      </w:r>
      <w:r w:rsidR="00B565DB">
        <w:t xml:space="preserve">App </w:t>
      </w:r>
      <w:del w:id="551" w:author="Srividya Bansal" w:date="2017-05-01T11:25:00Z">
        <w:r w:rsidR="00B565DB" w:rsidDel="00324E03">
          <w:delText xml:space="preserve">Environment </w:delText>
        </w:r>
      </w:del>
      <w:ins w:id="552" w:author="Srividya Bansal" w:date="2017-05-01T11:25:00Z">
        <w:r w:rsidR="00324E03">
          <w:t xml:space="preserve">development </w:t>
        </w:r>
      </w:ins>
      <w:r w:rsidR="00B565DB">
        <w:t>supported by the operating system of the mobile environment.</w:t>
      </w:r>
    </w:p>
    <w:p w14:paraId="7B2B8B08" w14:textId="63B7ED27" w:rsidR="009905D2" w:rsidRDefault="009905D2" w:rsidP="00986528">
      <w:pPr>
        <w:pStyle w:val="Para"/>
      </w:pPr>
      <w:r>
        <w:rPr>
          <w:noProof/>
        </w:rPr>
        <mc:AlternateContent>
          <mc:Choice Requires="wpg">
            <w:drawing>
              <wp:anchor distT="0" distB="0" distL="114300" distR="114300" simplePos="0" relativeHeight="251658240" behindDoc="0" locked="0" layoutInCell="1" allowOverlap="0" wp14:anchorId="5081A8BE" wp14:editId="112862AC">
                <wp:simplePos x="0" y="0"/>
                <wp:positionH relativeFrom="column">
                  <wp:posOffset>977900</wp:posOffset>
                </wp:positionH>
                <wp:positionV relativeFrom="paragraph">
                  <wp:posOffset>111125</wp:posOffset>
                </wp:positionV>
                <wp:extent cx="4069080" cy="1764665"/>
                <wp:effectExtent l="0" t="0" r="45720" b="13335"/>
                <wp:wrapTight wrapText="bothSides">
                  <wp:wrapPolygon edited="0">
                    <wp:start x="5124" y="0"/>
                    <wp:lineTo x="4989" y="4974"/>
                    <wp:lineTo x="0" y="6529"/>
                    <wp:lineTo x="0" y="21452"/>
                    <wp:lineTo x="18067" y="21452"/>
                    <wp:lineTo x="18202" y="14923"/>
                    <wp:lineTo x="21169" y="9949"/>
                    <wp:lineTo x="21708" y="6529"/>
                    <wp:lineTo x="11730" y="4974"/>
                    <wp:lineTo x="11596" y="0"/>
                    <wp:lineTo x="5124" y="0"/>
                  </wp:wrapPolygon>
                </wp:wrapTight>
                <wp:docPr id="16" name="Group 16"/>
                <wp:cNvGraphicFramePr/>
                <a:graphic xmlns:a="http://schemas.openxmlformats.org/drawingml/2006/main">
                  <a:graphicData uri="http://schemas.microsoft.com/office/word/2010/wordprocessingGroup">
                    <wpg:wgp>
                      <wpg:cNvGrpSpPr/>
                      <wpg:grpSpPr>
                        <a:xfrm>
                          <a:off x="0" y="0"/>
                          <a:ext cx="4069080" cy="1764665"/>
                          <a:chOff x="0" y="0"/>
                          <a:chExt cx="5143982" cy="1830919"/>
                        </a:xfrm>
                      </wpg:grpSpPr>
                      <wps:wsp>
                        <wps:cNvPr id="17" name="Rounded Rectangle 17"/>
                        <wps:cNvSpPr/>
                        <wps:spPr>
                          <a:xfrm>
                            <a:off x="1255923" y="0"/>
                            <a:ext cx="1485900"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9CC5BBD" w14:textId="07679EFF" w:rsidR="00D2527F" w:rsidRDefault="00D2527F" w:rsidP="009905D2">
                              <w:pPr>
                                <w:jc w:val="center"/>
                              </w:pPr>
                              <w:r>
                                <w:t>IMODS 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688554"/>
                            <a:ext cx="4229100" cy="114236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0" y="572877"/>
                            <a:ext cx="5143982" cy="116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0" name="Rounded Rectangle 20"/>
                        <wps:cNvSpPr/>
                        <wps:spPr>
                          <a:xfrm>
                            <a:off x="115677" y="804231"/>
                            <a:ext cx="914400" cy="3429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FE83355" w14:textId="77777777" w:rsidR="00D2527F" w:rsidRDefault="00D2527F" w:rsidP="009905D2">
                              <w:pPr>
                                <w:jc w:val="center"/>
                              </w:pPr>
                              <w:r>
                                <w:t>Core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145754" y="804231"/>
                            <a:ext cx="1166757" cy="3429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A061D45" w14:textId="77777777" w:rsidR="00D2527F" w:rsidRDefault="00D2527F" w:rsidP="009905D2">
                              <w:pPr>
                                <w:jc w:val="center"/>
                              </w:pPr>
                              <w:r>
                                <w:t>Cocoa 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457005" y="831346"/>
                            <a:ext cx="1596391" cy="3429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79DAE4A" w14:textId="77777777" w:rsidR="00D2527F" w:rsidRDefault="00D2527F" w:rsidP="009905D2">
                              <w:pPr>
                                <w:jc w:val="center"/>
                              </w:pPr>
                              <w:r>
                                <w:t>Application Delegate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115677" y="1261431"/>
                            <a:ext cx="4000500" cy="3429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7343EFF" w14:textId="77777777" w:rsidR="00D2527F" w:rsidRDefault="00D2527F" w:rsidP="009905D2">
                              <w:pPr>
                                <w:jc w:val="center"/>
                              </w:pPr>
                              <w:r>
                                <w:t>iOS System Frameworks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4335426" y="688554"/>
                            <a:ext cx="805534" cy="22796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A61AF0E" w14:textId="77777777" w:rsidR="00D2527F" w:rsidRPr="00A77142" w:rsidRDefault="00D2527F" w:rsidP="009905D2">
                              <w:pPr>
                                <w:jc w:val="center"/>
                                <w:rPr>
                                  <w:sz w:val="12"/>
                                </w:rPr>
                              </w:pPr>
                              <w:r w:rsidRPr="00A77142">
                                <w:rPr>
                                  <w:sz w:val="12"/>
                                </w:rPr>
                                <w:t>API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81A8BE" id="Group 16" o:spid="_x0000_s1026" style="position:absolute;left:0;text-align:left;margin-left:77pt;margin-top:8.75pt;width:320.4pt;height:138.95pt;z-index:251658240;mso-width-relative:margin;mso-height-relative:margin" coordsize="5143982,18309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" o:allowoverlap="f">
                <v:roundrect id="Rounded Rectangle 17" o:spid="_x0000_s1027" style="position:absolute;left:1255923;width:148590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o8YRwgAA&#10;ANsAAAAPAAAAZHJzL2Rvd25yZXYueG1sRE9Na8JAEL0L/odlhN50YylNia4SQwv10ILag8dhd0yC&#10;2dmQ3Sapv75bKHibx/uc9Xa0jeip87VjBctFAoJYO1NzqeDr9DZ/AeEDssHGMSn4IQ/bzXSyxsy4&#10;gQ/UH0MpYgj7DBVUIbSZlF5XZNEvXEscuYvrLIYIu1KaDocYbhv5mCTP0mLNsaHCloqK9PX4bRUE&#10;PfjT58ftifJXfdinzc4U51Gph9mYr0AEGsNd/O9+N3F+Cn+/xAPk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ujxhHCAAAA2wAAAA8AAAAAAAAAAAAAAAAAlwIAAGRycy9kb3du&#10;cmV2LnhtbFBLBQYAAAAABAAEAPUAAACGAwAAAAA=&#10;" fillcolor="white [3201]" strokecolor="#9bbb59 [3206]" strokeweight="2pt">
                  <v:textbox>
                    <w:txbxContent>
                      <w:p w14:paraId="19CC5BBD" w14:textId="07679EFF" w:rsidR="00D2527F" w:rsidRDefault="00D2527F" w:rsidP="009905D2">
                        <w:pPr>
                          <w:jc w:val="center"/>
                        </w:pPr>
                        <w:r>
                          <w:t>IMODS Mobile Application</w:t>
                        </w:r>
                      </w:p>
                    </w:txbxContent>
                  </v:textbox>
                </v:roundrect>
                <v:rect id="Rectangle 18" o:spid="_x0000_s1028" style="position:absolute;top:688554;width:4229100;height:11423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BbbwgAA&#10;ANsAAAAPAAAAZHJzL2Rvd25yZXYueG1sRI9Ba8JAEIXvgv9hGaE33SilhtQ1xIJge4vtDxiy0ySY&#10;nQ3ZrUn+fecgeJvhvXnvm0M+uU7daQitZwPbTQKKuPK25drAz/d5nYIKEdli55kMzBQgPy4XB8ys&#10;H7mk+zXWSkI4ZGigibHPtA5VQw7DxvfEov36wWGUdai1HXCUcNfpXZK8aYctS0ODPX00VN2uf87A&#10;fk735W33qU9Ixdcp4bR83VbGvKym4h1UpCk+zY/rixV8gZVfZAB9/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48FtvCAAAA2wAAAA8AAAAAAAAAAAAAAAAAlwIAAGRycy9kb3du&#10;cmV2LnhtbFBLBQYAAAAABAAEAPUAAACGAwAAAAA=&#10;" fillcolor="white [3201]" strokecolor="#9bbb59 [3206]" strokeweight="2pt"/>
                <v:line id="Straight Connector 19" o:spid="_x0000_s1029" style="position:absolute;visibility:visible;mso-wrap-style:square" from="0,572877" to="5143982,5740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GRmcIAAADbAAAADwAAAGRycy9kb3ducmV2LnhtbERPS2sCMRC+F/wPYYTeamIPxa7GRZSC&#10;J0HtweO4mW62u5ksm+yj/fVNodDbfHzP2eSTa8RAXag8a1guFAjiwpuKSw3v17enFYgQkQ02nknD&#10;FwXIt7OHDWbGj3ym4RJLkUI4ZKjBxthmUobCksOw8C1x4j585zAm2JXSdDimcNfIZ6VepMOKU4PF&#10;lvaWivrSOw3qfl/e4u6s6s++2R/8+L06XQ9aP86n3RpEpCn+i//cR5Pmv8LvL+kAuf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IGRmcIAAADbAAAADwAAAAAAAAAAAAAA&#10;AAChAgAAZHJzL2Rvd25yZXYueG1sUEsFBgAAAAAEAAQA+QAAAJADAAAAAA==&#10;" strokecolor="#94b64e [3046]"/>
                <v:roundrect id="Rounded Rectangle 20" o:spid="_x0000_s1030" style="position:absolute;left:115677;top:804231;width:9144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pTYwAAA&#10;ANsAAAAPAAAAZHJzL2Rvd25yZXYueG1sRE9Ni8IwEL0L/ocwwt40VRZdqlFUXFgPCtU9eBySsS02&#10;k9JE291fbw6Cx8f7Xqw6W4kHNb50rGA8SkAQa2dKzhX8nr+HXyB8QDZYOSYFf+Rhtez3Fpga13JG&#10;j1PIRQxhn6KCIoQ6ldLrgiz6kauJI3d1jcUQYZNL02Abw20lJ0kylRZLjg0F1rQtSN9Od6sg6Naf&#10;j4f/T1rvdLafVRuzvXRKfQy69RxEoC68xS/3j1Ewievjl/g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JpTYwAAAANsAAAAPAAAAAAAAAAAAAAAAAJcCAABkcnMvZG93bnJl&#10;di54bWxQSwUGAAAAAAQABAD1AAAAhAMAAAAA&#10;" fillcolor="white [3201]" strokecolor="#9bbb59 [3206]" strokeweight="2pt">
                  <v:textbox>
                    <w:txbxContent>
                      <w:p w14:paraId="4FE83355" w14:textId="77777777" w:rsidR="00D2527F" w:rsidRDefault="00D2527F" w:rsidP="009905D2">
                        <w:pPr>
                          <w:jc w:val="center"/>
                        </w:pPr>
                        <w:r>
                          <w:t>Core Data</w:t>
                        </w:r>
                      </w:p>
                    </w:txbxContent>
                  </v:textbox>
                </v:roundrect>
                <v:roundrect id="Rounded Rectangle 21" o:spid="_x0000_s1031" style="position:absolute;left:1145754;top:804231;width:1166757;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ajFDwwAA&#10;ANsAAAAPAAAAZHJzL2Rvd25yZXYueG1sRI9Pi8IwFMTvC36H8ARva6qIK9UoKivowQX/HDw+kmdb&#10;bF5Kk7XVT28WFjwOM/MbZrZobSnuVPvCsYJBPwFBrJ0pOFNwPm0+JyB8QDZYOiYFD/KwmHc+Zpga&#10;1/CB7seQiQhhn6KCPIQqldLrnCz6vquIo3d1tcUQZZ1JU2MT4baUwyQZS4sFx4UcK1rnpG/HX6sg&#10;6MaffvbPES2/9WH3Va7M+tIq1eu2yymIQG14h//bW6NgOIC/L/EHyP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ajFDwwAAANsAAAAPAAAAAAAAAAAAAAAAAJcCAABkcnMvZG93&#10;bnJldi54bWxQSwUGAAAAAAQABAD1AAAAhwMAAAAA&#10;" fillcolor="white [3201]" strokecolor="#9bbb59 [3206]" strokeweight="2pt">
                  <v:textbox>
                    <w:txbxContent>
                      <w:p w14:paraId="1A061D45" w14:textId="77777777" w:rsidR="00D2527F" w:rsidRDefault="00D2527F" w:rsidP="009905D2">
                        <w:pPr>
                          <w:jc w:val="center"/>
                        </w:pPr>
                        <w:r>
                          <w:t>Cocoa Touch</w:t>
                        </w:r>
                      </w:p>
                    </w:txbxContent>
                  </v:textbox>
                </v:roundrect>
                <v:roundrect id="Rounded Rectangle 22" o:spid="_x0000_s1032" style="position:absolute;left:2457005;top:831346;width:1596391;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uK80xAAA&#10;ANsAAAAPAAAAZHJzL2Rvd25yZXYueG1sRI9Pi8IwFMTvgt8hPGFvmloWlWoUlV1YDyv45+DxkTzb&#10;YvNSmqzt7qffCILHYWZ+wyxWna3EnRpfOlYwHiUgiLUzJecKzqfP4QyED8gGK8ek4Jc8rJb93gIz&#10;41o+0P0YchEh7DNUUIRQZ1J6XZBFP3I1cfSurrEYomxyaRpsI9xWMk2SibRYclwosKZtQfp2/LEK&#10;gm79af/9907rD33YTauN2V46pd4G3XoOIlAXXuFn+8soSFN4fIk/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bivNMQAAADbAAAADwAAAAAAAAAAAAAAAACXAgAAZHJzL2Rv&#10;d25yZXYueG1sUEsFBgAAAAAEAAQA9QAAAIgDAAAAAA==&#10;" fillcolor="white [3201]" strokecolor="#9bbb59 [3206]" strokeweight="2pt">
                  <v:textbox>
                    <w:txbxContent>
                      <w:p w14:paraId="779DAE4A" w14:textId="77777777" w:rsidR="00D2527F" w:rsidRDefault="00D2527F" w:rsidP="009905D2">
                        <w:pPr>
                          <w:jc w:val="center"/>
                        </w:pPr>
                        <w:r>
                          <w:t>Application Delegate</w:t>
                        </w:r>
                      </w:p>
                    </w:txbxContent>
                  </v:textbox>
                </v:roundrect>
                <v:roundrect id="Rounded Rectangle 23" o:spid="_x0000_s1033" style="position:absolute;left:115677;top:1261431;width:40005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9AqvxQAA&#10;ANsAAAAPAAAAZHJzL2Rvd25yZXYueG1sRI9Ba8JAFITvgv9heQVvdVMtWlI3QcVCPShEe+jxsfua&#10;hGbfhuxq0v76rlDwOMzMN8wqH2wjrtT52rGCp2kCglg7U3Op4OP89vgCwgdkg41jUvBDHvJsPFph&#10;alzPBV1PoRQRwj5FBVUIbSql1xVZ9FPXEkfvy3UWQ5RdKU2HfYTbRs6SZCEt1hwXKmxpW5H+Pl2s&#10;gqB7fz4efp9pvdPFftlszPZzUGryMKxfQQQawj383343CmZzuH2JP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0Cq/FAAAA2wAAAA8AAAAAAAAAAAAAAAAAlwIAAGRycy9k&#10;b3ducmV2LnhtbFBLBQYAAAAABAAEAPUAAACJAwAAAAA=&#10;" fillcolor="white [3201]" strokecolor="#9bbb59 [3206]" strokeweight="2pt">
                  <v:textbox>
                    <w:txbxContent>
                      <w:p w14:paraId="77343EFF" w14:textId="77777777" w:rsidR="00D2527F" w:rsidRDefault="00D2527F" w:rsidP="009905D2">
                        <w:pPr>
                          <w:jc w:val="center"/>
                        </w:pPr>
                        <w:r>
                          <w:t>iOS System Frameworks</w:t>
                        </w:r>
                      </w:p>
                    </w:txbxContent>
                  </v:textbox>
                </v:roundrect>
                <v:roundrect id="Rounded Rectangle 24" o:spid="_x0000_s1034" style="position:absolute;left:4335426;top:688554;width:805534;height:2279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dEDwwAA&#10;ANsAAAAPAAAAZHJzL2Rvd25yZXYueG1sRI9BawIxFITvgv8hPKE3zSrF6moUKUgL4kHbi7fH5u1m&#10;MXlJN1G3/74pFHocZuYbZr3tnRV36mLrWcF0UoAgrrxuuVHw+bEfL0DEhKzReiYF3xRhuxkO1lhq&#10;/+AT3c+pERnCsUQFJqVQShkrQw7jxAfi7NW+c5iy7BqpO3xkuLNyVhRz6bDlvGAw0Kuh6nq+OQV1&#10;up7qcDyExdeLvhzj0r6Zi1XqadTvViAS9ek//Nd+1wpmz/D7Jf8Au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tdEDwwAAANsAAAAPAAAAAAAAAAAAAAAAAJcCAABkcnMvZG93&#10;bnJldi54bWxQSwUGAAAAAAQABAD1AAAAhwMAAAAA&#10;" filled="f" stroked="f" strokeweight="2pt">
                  <v:textbox>
                    <w:txbxContent>
                      <w:p w14:paraId="2A61AF0E" w14:textId="77777777" w:rsidR="00D2527F" w:rsidRPr="00A77142" w:rsidRDefault="00D2527F" w:rsidP="009905D2">
                        <w:pPr>
                          <w:jc w:val="center"/>
                          <w:rPr>
                            <w:sz w:val="12"/>
                          </w:rPr>
                        </w:pPr>
                        <w:r w:rsidRPr="00A77142">
                          <w:rPr>
                            <w:sz w:val="12"/>
                          </w:rPr>
                          <w:t>API Layer</w:t>
                        </w:r>
                      </w:p>
                    </w:txbxContent>
                  </v:textbox>
                </v:roundrect>
                <w10:wrap type="tight"/>
              </v:group>
            </w:pict>
          </mc:Fallback>
        </mc:AlternateContent>
      </w:r>
    </w:p>
    <w:p w14:paraId="15440AFC" w14:textId="03E42DA6" w:rsidR="00B565DB" w:rsidRDefault="00B565DB" w:rsidP="00986528">
      <w:pPr>
        <w:pStyle w:val="Para"/>
      </w:pPr>
    </w:p>
    <w:p w14:paraId="5E28695C" w14:textId="6943DC8C" w:rsidR="00B565DB" w:rsidRDefault="00B565DB" w:rsidP="00986528">
      <w:pPr>
        <w:pStyle w:val="Para"/>
      </w:pPr>
    </w:p>
    <w:p w14:paraId="14B9F9DB" w14:textId="77777777" w:rsidR="009905D2" w:rsidRDefault="009905D2" w:rsidP="00986528">
      <w:pPr>
        <w:pStyle w:val="Para"/>
      </w:pPr>
    </w:p>
    <w:p w14:paraId="3F25A051" w14:textId="77777777" w:rsidR="009905D2" w:rsidRDefault="009905D2" w:rsidP="00986528">
      <w:pPr>
        <w:pStyle w:val="Para"/>
      </w:pPr>
    </w:p>
    <w:p w14:paraId="21840E5B" w14:textId="77777777" w:rsidR="009905D2" w:rsidRDefault="009905D2" w:rsidP="00986528">
      <w:pPr>
        <w:pStyle w:val="Para"/>
      </w:pPr>
    </w:p>
    <w:p w14:paraId="6227851C" w14:textId="77777777" w:rsidR="009905D2" w:rsidRDefault="009905D2" w:rsidP="00986528">
      <w:pPr>
        <w:pStyle w:val="Para"/>
      </w:pPr>
    </w:p>
    <w:p w14:paraId="212A6B06" w14:textId="77777777" w:rsidR="009905D2" w:rsidRDefault="009905D2" w:rsidP="00986528">
      <w:pPr>
        <w:pStyle w:val="Para"/>
      </w:pPr>
    </w:p>
    <w:p w14:paraId="73589593" w14:textId="77777777" w:rsidR="009905D2" w:rsidRDefault="009905D2" w:rsidP="00986528">
      <w:pPr>
        <w:pStyle w:val="Para"/>
      </w:pPr>
    </w:p>
    <w:p w14:paraId="286F24C9" w14:textId="77777777" w:rsidR="009905D2" w:rsidRDefault="009905D2" w:rsidP="00986528">
      <w:pPr>
        <w:pStyle w:val="Para"/>
      </w:pPr>
    </w:p>
    <w:p w14:paraId="4AE2FA93" w14:textId="77777777" w:rsidR="009905D2" w:rsidRDefault="009905D2" w:rsidP="00986528">
      <w:pPr>
        <w:pStyle w:val="Para"/>
      </w:pPr>
    </w:p>
    <w:p w14:paraId="00B3C527" w14:textId="77777777" w:rsidR="009905D2" w:rsidRDefault="009905D2" w:rsidP="00986528">
      <w:pPr>
        <w:pStyle w:val="Para"/>
      </w:pPr>
    </w:p>
    <w:p w14:paraId="0B9F244A" w14:textId="77777777" w:rsidR="009905D2" w:rsidRDefault="009905D2" w:rsidP="00986528">
      <w:pPr>
        <w:pStyle w:val="Para"/>
      </w:pPr>
    </w:p>
    <w:p w14:paraId="761117C5" w14:textId="539FA9ED" w:rsidR="009905D2" w:rsidRPr="009905D2" w:rsidRDefault="00E22B58" w:rsidP="009905D2">
      <w:pPr>
        <w:pStyle w:val="FigureCaption"/>
      </w:pPr>
      <w:r>
        <w:rPr>
          <w:rStyle w:val="Label"/>
          <w:b w:val="0"/>
          <w:color w:val="auto"/>
          <w14:ligatures w14:val="standard"/>
        </w:rPr>
        <w:t>Fig. 2</w:t>
      </w:r>
      <w:r w:rsidR="009905D2" w:rsidRPr="001B0E99">
        <w:rPr>
          <w:rStyle w:val="Label"/>
          <w:b w:val="0"/>
          <w:color w:val="auto"/>
          <w14:ligatures w14:val="standard"/>
        </w:rPr>
        <w:t>.</w:t>
      </w:r>
      <w:r w:rsidR="009905D2" w:rsidRPr="001B0E99">
        <w:rPr>
          <w:color w:val="000000"/>
        </w:rPr>
        <w:t xml:space="preserve"> </w:t>
      </w:r>
      <w:r w:rsidR="009905D2" w:rsidRPr="001B0E99">
        <w:t>Syste</w:t>
      </w:r>
      <w:r w:rsidR="009905D2">
        <w:t xml:space="preserve">m </w:t>
      </w:r>
      <w:r w:rsidR="00A73C32">
        <w:t xml:space="preserve">Architecture </w:t>
      </w:r>
      <w:r w:rsidR="009905D2">
        <w:t xml:space="preserve">Diagram for </w:t>
      </w:r>
      <w:r w:rsidR="00230663">
        <w:t>IMODS</w:t>
      </w:r>
      <w:r w:rsidR="009905D2">
        <w:t xml:space="preserve"> Mobile Application for iOS Environment</w:t>
      </w:r>
    </w:p>
    <w:p w14:paraId="165E6876" w14:textId="2304A7AB" w:rsidR="008F655C" w:rsidRPr="00331FB2" w:rsidRDefault="00230663" w:rsidP="00986528">
      <w:pPr>
        <w:pStyle w:val="Para"/>
        <w:rPr>
          <w:rFonts w:ascii="Linux Biolinum" w:hAnsi="Linux Biolinum" w:cs="Linux Biolinum"/>
          <w:i/>
        </w:rPr>
      </w:pPr>
      <w:r>
        <w:t>IMODS</w:t>
      </w:r>
      <w:r w:rsidR="008F655C">
        <w:t xml:space="preserve"> Mobile Application for this </w:t>
      </w:r>
      <w:del w:id="553" w:author="Srividya Bansal" w:date="2017-05-01T11:26:00Z">
        <w:r w:rsidR="008F655C" w:rsidDel="008E45AE">
          <w:delText xml:space="preserve">installment </w:delText>
        </w:r>
      </w:del>
      <w:ins w:id="554" w:author="Srividya Bansal" w:date="2017-05-01T11:26:00Z">
        <w:r w:rsidR="008E45AE">
          <w:t xml:space="preserve">prototype version </w:t>
        </w:r>
      </w:ins>
      <w:r w:rsidR="008F655C">
        <w:t xml:space="preserve">is currently made to support iOS Environment for iPads and related </w:t>
      </w:r>
      <w:r w:rsidR="00A73C32">
        <w:t>tablet specific models</w:t>
      </w:r>
      <w:r w:rsidR="008F655C">
        <w:t xml:space="preserve">. </w:t>
      </w:r>
      <w:r>
        <w:t>IMODS</w:t>
      </w:r>
      <w:r w:rsidR="00A73C32">
        <w:t xml:space="preserve"> mainly uses the following</w:t>
      </w:r>
      <w:r w:rsidR="008F655C">
        <w:t xml:space="preserve"> utilities provided by API interface: (i) </w:t>
      </w:r>
      <w:r w:rsidR="008F655C" w:rsidRPr="008F655C">
        <w:rPr>
          <w:b/>
        </w:rPr>
        <w:t>Core Data</w:t>
      </w:r>
      <w:r w:rsidR="008F655C">
        <w:rPr>
          <w:b/>
        </w:rPr>
        <w:t xml:space="preserve">: </w:t>
      </w:r>
      <w:r w:rsidR="008F655C">
        <w:t xml:space="preserve">This is </w:t>
      </w:r>
      <w:r w:rsidR="00A73C32">
        <w:t xml:space="preserve">an </w:t>
      </w:r>
      <w:r w:rsidR="008F655C">
        <w:t>in-house database support provided for iOS Application which uses the Object Relational Model (ORM)</w:t>
      </w:r>
      <w:ins w:id="555" w:author="Sohan Madhav Bangaru" w:date="2017-05-03T07:05:00Z">
        <w:r w:rsidR="008D20CD">
          <w:t xml:space="preserve"> [27]</w:t>
        </w:r>
      </w:ins>
      <w:r w:rsidR="008F655C">
        <w:t xml:space="preserve"> to communicate to the application components. (ii) </w:t>
      </w:r>
      <w:r w:rsidR="008F655C" w:rsidRPr="008F655C">
        <w:rPr>
          <w:b/>
        </w:rPr>
        <w:t>Cocoa Touch:</w:t>
      </w:r>
      <w:r w:rsidR="00BB423F">
        <w:t xml:space="preserve"> This is the </w:t>
      </w:r>
      <w:r w:rsidR="00331FB2">
        <w:t>interface which enables developers to create V</w:t>
      </w:r>
      <w:r w:rsidR="00A73C32">
        <w:t>iew Controllers for the screens. T</w:t>
      </w:r>
      <w:r w:rsidR="00331FB2">
        <w:t xml:space="preserve">his module also helps using predefined widgets and tools necessary for the developers. (iii) </w:t>
      </w:r>
      <w:r w:rsidR="00331FB2" w:rsidRPr="00331FB2">
        <w:rPr>
          <w:b/>
        </w:rPr>
        <w:t>Application Delegate</w:t>
      </w:r>
      <w:r w:rsidR="00331FB2">
        <w:rPr>
          <w:b/>
        </w:rPr>
        <w:t xml:space="preserve">: </w:t>
      </w:r>
      <w:r w:rsidR="00331FB2">
        <w:t xml:space="preserve">This provides to entry point to application to control certain behaviors at the life stages of the Application. (iv) </w:t>
      </w:r>
      <w:r w:rsidR="00043A62" w:rsidRPr="00317F7F">
        <w:rPr>
          <w:b/>
        </w:rPr>
        <w:t>iOS System Frameworks:</w:t>
      </w:r>
      <w:r w:rsidR="00043A62">
        <w:t xml:space="preserve"> </w:t>
      </w:r>
      <w:r w:rsidR="00317F7F">
        <w:t>This provides the overall iOS System environment to access operating systems’ functionalities and other services.</w:t>
      </w:r>
    </w:p>
    <w:p w14:paraId="714BA45A" w14:textId="18B18C81" w:rsidR="00953104" w:rsidDel="00F31415" w:rsidRDefault="00953104" w:rsidP="00986528">
      <w:pPr>
        <w:pStyle w:val="Para"/>
        <w:rPr>
          <w:del w:id="556" w:author="Sohan Madhav Bangaru" w:date="2017-05-03T12:56:00Z"/>
        </w:rPr>
      </w:pPr>
    </w:p>
    <w:p w14:paraId="64239D72" w14:textId="693D617B" w:rsidR="00040AE8" w:rsidRPr="00337AD4" w:rsidRDefault="00267B9C" w:rsidP="008F655C">
      <w:pPr>
        <w:pStyle w:val="Head2"/>
      </w:pPr>
      <w:r>
        <w:t>4</w:t>
      </w:r>
      <w:r w:rsidR="00B1718D" w:rsidRPr="00337AD4">
        <w:t>.2</w:t>
      </w:r>
      <w:r w:rsidR="00FF1AC1" w:rsidRPr="00337AD4">
        <w:rPr>
          <w:szCs w:val="22"/>
        </w:rPr>
        <w:t> </w:t>
      </w:r>
      <w:r w:rsidR="00A73C32">
        <w:t>DETAILED</w:t>
      </w:r>
      <w:r w:rsidR="006E4F1B">
        <w:t xml:space="preserve"> DESIGN</w:t>
      </w:r>
    </w:p>
    <w:p w14:paraId="32C91402" w14:textId="77777777" w:rsidR="002F2C89" w:rsidRDefault="002F2C89" w:rsidP="00986528">
      <w:pPr>
        <w:pStyle w:val="Para"/>
        <w:rPr>
          <w:ins w:id="557" w:author="Sohan Madhav Bangaru" w:date="2017-05-03T06:42:00Z"/>
        </w:rPr>
      </w:pPr>
    </w:p>
    <w:p w14:paraId="02D153C4" w14:textId="070210FE" w:rsidR="001A07E5" w:rsidRDefault="002F2C89" w:rsidP="00986528">
      <w:pPr>
        <w:pStyle w:val="Para"/>
        <w:rPr>
          <w:rFonts w:ascii="Linux Biolinum" w:hAnsi="Linux Biolinum" w:cs="Linux Biolinum"/>
          <w:i/>
        </w:rPr>
      </w:pPr>
      <w:ins w:id="558" w:author="Sohan Madhav Bangaru" w:date="2017-05-03T06:44:00Z">
        <w:r>
          <w:t xml:space="preserve">This subsection tries to illustrate the detailed design of the IMODS mobile application. This section contains mainly </w:t>
        </w:r>
      </w:ins>
      <w:ins w:id="559" w:author="Sohan Madhav Bangaru" w:date="2017-05-03T06:45:00Z">
        <w:r>
          <w:t xml:space="preserve">shows </w:t>
        </w:r>
      </w:ins>
      <w:ins w:id="560" w:author="Sohan Madhav Bangaru" w:date="2017-05-03T06:44:00Z">
        <w:r>
          <w:t xml:space="preserve">the use-case diagram of the application, </w:t>
        </w:r>
      </w:ins>
      <w:ins w:id="561" w:author="Sohan Madhav Bangaru" w:date="2017-05-03T06:45:00Z">
        <w:r>
          <w:t xml:space="preserve">illustrated </w:t>
        </w:r>
      </w:ins>
      <w:ins w:id="562" w:author="Sohan Madhav Bangaru" w:date="2017-05-03T06:44:00Z">
        <w:r>
          <w:t>interactions diagrams between the various view controllers to perform the re</w:t>
        </w:r>
      </w:ins>
      <w:ins w:id="563" w:author="Sohan Madhav Bangaru" w:date="2017-05-03T06:45:00Z">
        <w:r>
          <w:t>quired</w:t>
        </w:r>
      </w:ins>
      <w:ins w:id="564" w:author="Sohan Madhav Bangaru" w:date="2017-05-03T06:44:00Z">
        <w:r>
          <w:t xml:space="preserve"> use </w:t>
        </w:r>
      </w:ins>
      <w:ins w:id="565" w:author="Sohan Madhav Bangaru" w:date="2017-05-03T06:45:00Z">
        <w:r>
          <w:t>–</w:t>
        </w:r>
      </w:ins>
      <w:ins w:id="566" w:author="Sohan Madhav Bangaru" w:date="2017-05-03T06:44:00Z">
        <w:r>
          <w:t>case</w:t>
        </w:r>
      </w:ins>
      <w:ins w:id="567" w:author="Sohan Madhav Bangaru" w:date="2017-05-03T06:46:00Z">
        <w:r w:rsidR="00A025B4">
          <w:t xml:space="preserve"> and finally depict the database diagram used for the </w:t>
        </w:r>
      </w:ins>
      <w:ins w:id="568" w:author="Sohan Madhav Bangaru" w:date="2017-05-03T06:50:00Z">
        <w:r w:rsidR="00A025B4">
          <w:t>mobile application</w:t>
        </w:r>
      </w:ins>
      <w:ins w:id="569" w:author="Sohan Madhav Bangaru" w:date="2017-05-03T06:44:00Z">
        <w:r>
          <w:t>.</w:t>
        </w:r>
      </w:ins>
      <w:ins w:id="570" w:author="Sohan Madhav Bangaru" w:date="2017-05-03T06:54:00Z">
        <w:r w:rsidR="00162E91">
          <w:t xml:space="preserve"> These use-case diagrams and the interaction diagrams were prepared using a tool named Astah [</w:t>
        </w:r>
      </w:ins>
      <w:ins w:id="571" w:author="Sohan Madhav Bangaru" w:date="2017-05-03T06:55:00Z">
        <w:r w:rsidR="00792A33">
          <w:t>26</w:t>
        </w:r>
      </w:ins>
      <w:ins w:id="572" w:author="Sohan Madhav Bangaru" w:date="2017-05-03T06:54:00Z">
        <w:r w:rsidR="00162E91">
          <w:t>]</w:t>
        </w:r>
      </w:ins>
      <w:ins w:id="573" w:author="Sohan Madhav Bangaru" w:date="2017-05-03T06:55:00Z">
        <w:r w:rsidR="00792A33">
          <w:t>.</w:t>
        </w:r>
      </w:ins>
    </w:p>
    <w:p w14:paraId="67115DFA" w14:textId="77777777" w:rsidR="002F2C89" w:rsidRDefault="002F2C89" w:rsidP="00986528">
      <w:pPr>
        <w:pStyle w:val="Para"/>
        <w:rPr>
          <w:ins w:id="574" w:author="Sohan Madhav Bangaru" w:date="2017-05-03T06:51:00Z"/>
        </w:rPr>
      </w:pPr>
    </w:p>
    <w:p w14:paraId="6A43BBFA" w14:textId="77777777" w:rsidR="008F061B" w:rsidRDefault="008F061B" w:rsidP="00986528">
      <w:pPr>
        <w:pStyle w:val="Para"/>
        <w:rPr>
          <w:ins w:id="575" w:author="Sohan Madhav Bangaru" w:date="2017-05-03T06:51:00Z"/>
        </w:rPr>
      </w:pPr>
    </w:p>
    <w:p w14:paraId="02693635" w14:textId="77777777" w:rsidR="008F061B" w:rsidRDefault="008F061B" w:rsidP="00986528">
      <w:pPr>
        <w:pStyle w:val="Para"/>
        <w:rPr>
          <w:ins w:id="576" w:author="Sohan Madhav Bangaru" w:date="2017-05-03T06:51:00Z"/>
        </w:rPr>
      </w:pPr>
    </w:p>
    <w:p w14:paraId="19514AF9" w14:textId="77777777" w:rsidR="008F061B" w:rsidRDefault="008F061B" w:rsidP="00986528">
      <w:pPr>
        <w:pStyle w:val="Para"/>
        <w:rPr>
          <w:ins w:id="577" w:author="Sohan Madhav Bangaru" w:date="2017-05-03T06:51:00Z"/>
        </w:rPr>
      </w:pPr>
    </w:p>
    <w:p w14:paraId="5EB60361" w14:textId="77777777" w:rsidR="008F061B" w:rsidRDefault="008F061B" w:rsidP="00986528">
      <w:pPr>
        <w:pStyle w:val="Para"/>
        <w:rPr>
          <w:ins w:id="578" w:author="Sohan Madhav Bangaru" w:date="2017-05-03T06:51:00Z"/>
        </w:rPr>
      </w:pPr>
    </w:p>
    <w:p w14:paraId="07AC97AE" w14:textId="77777777" w:rsidR="008F061B" w:rsidRDefault="008F061B" w:rsidP="00986528">
      <w:pPr>
        <w:pStyle w:val="Para"/>
        <w:rPr>
          <w:ins w:id="579" w:author="Sohan Madhav Bangaru" w:date="2017-05-03T06:51:00Z"/>
        </w:rPr>
      </w:pPr>
    </w:p>
    <w:p w14:paraId="03438FDC" w14:textId="77777777" w:rsidR="008F061B" w:rsidRDefault="008F061B" w:rsidP="00986528">
      <w:pPr>
        <w:pStyle w:val="Para"/>
        <w:rPr>
          <w:ins w:id="580" w:author="Sohan Madhav Bangaru" w:date="2017-05-03T06:51:00Z"/>
        </w:rPr>
      </w:pPr>
    </w:p>
    <w:p w14:paraId="51F28D63" w14:textId="77777777" w:rsidR="008F061B" w:rsidRDefault="008F061B" w:rsidP="00986528">
      <w:pPr>
        <w:pStyle w:val="Para"/>
        <w:rPr>
          <w:ins w:id="581" w:author="Sohan Madhav Bangaru" w:date="2017-05-03T06:51:00Z"/>
        </w:rPr>
      </w:pPr>
    </w:p>
    <w:p w14:paraId="6126FE16" w14:textId="77777777" w:rsidR="008F061B" w:rsidRDefault="008F061B" w:rsidP="00986528">
      <w:pPr>
        <w:pStyle w:val="Para"/>
        <w:rPr>
          <w:ins w:id="582" w:author="Sohan Madhav Bangaru" w:date="2017-05-03T06:51:00Z"/>
        </w:rPr>
      </w:pPr>
    </w:p>
    <w:p w14:paraId="2FEE6AC9" w14:textId="77777777" w:rsidR="008F061B" w:rsidRDefault="008F061B" w:rsidP="00986528">
      <w:pPr>
        <w:pStyle w:val="Para"/>
        <w:rPr>
          <w:ins w:id="583" w:author="Sohan Madhav Bangaru" w:date="2017-05-03T06:51:00Z"/>
        </w:rPr>
      </w:pPr>
    </w:p>
    <w:p w14:paraId="1148F65A" w14:textId="6EF8A970" w:rsidR="006E348E" w:rsidRDefault="00267B9C" w:rsidP="00986528">
      <w:pPr>
        <w:pStyle w:val="Para"/>
      </w:pPr>
      <w:r>
        <w:lastRenderedPageBreak/>
        <w:t>4</w:t>
      </w:r>
      <w:r w:rsidR="003814B1" w:rsidRPr="00337AD4">
        <w:t>.2.1</w:t>
      </w:r>
      <w:r w:rsidR="003814B1" w:rsidRPr="00337AD4">
        <w:t> </w:t>
      </w:r>
      <w:r w:rsidR="00A73C32">
        <w:t>Use-C</w:t>
      </w:r>
      <w:r w:rsidR="00024E70">
        <w:t>ase Diagrams</w:t>
      </w:r>
      <w:r w:rsidR="003814B1" w:rsidRPr="00337AD4">
        <w:t>. </w:t>
      </w:r>
    </w:p>
    <w:p w14:paraId="507E6114" w14:textId="77777777" w:rsidR="006E348E" w:rsidRDefault="006E348E" w:rsidP="00986528">
      <w:pPr>
        <w:pStyle w:val="Para"/>
      </w:pPr>
    </w:p>
    <w:p w14:paraId="1B5F1CA0" w14:textId="2F9308CA" w:rsidR="006E348E" w:rsidRDefault="00E002CC">
      <w:pPr>
        <w:pStyle w:val="Para"/>
        <w:jc w:val="center"/>
        <w:pPrChange w:id="584" w:author="Sohan Madhav Bangaru" w:date="2017-05-03T12:52:00Z">
          <w:pPr>
            <w:pStyle w:val="Para"/>
          </w:pPr>
        </w:pPrChange>
      </w:pPr>
      <w:r>
        <w:rPr>
          <w:noProof/>
        </w:rPr>
        <w:drawing>
          <wp:inline distT="0" distB="0" distL="0" distR="0" wp14:anchorId="36C4F2D8" wp14:editId="79C0D5AD">
            <wp:extent cx="1682408" cy="2214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Usecas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400" cy="2245974"/>
                    </a:xfrm>
                    <a:prstGeom prst="rect">
                      <a:avLst/>
                    </a:prstGeom>
                  </pic:spPr>
                </pic:pic>
              </a:graphicData>
            </a:graphic>
          </wp:inline>
        </w:drawing>
      </w:r>
    </w:p>
    <w:p w14:paraId="1DE4F13F" w14:textId="1727C818" w:rsidR="0024537F" w:rsidRPr="004440C6" w:rsidRDefault="0024537F" w:rsidP="0024537F">
      <w:pPr>
        <w:pStyle w:val="FigureCaption"/>
        <w:rPr>
          <w:b w:val="0"/>
          <w14:ligatures w14:val="standard"/>
        </w:rPr>
      </w:pPr>
      <w:r>
        <w:rPr>
          <w:rStyle w:val="Label"/>
          <w:b w:val="0"/>
          <w:color w:val="auto"/>
          <w14:ligatures w14:val="standard"/>
        </w:rPr>
        <w:t>Fig. 3</w:t>
      </w:r>
      <w:r w:rsidRPr="001B0E99">
        <w:rPr>
          <w:rStyle w:val="Label"/>
          <w:b w:val="0"/>
          <w:color w:val="auto"/>
          <w14:ligatures w14:val="standard"/>
        </w:rPr>
        <w:t>.</w:t>
      </w:r>
      <w:r w:rsidRPr="004440C6">
        <w:rPr>
          <w:rStyle w:val="Label"/>
          <w:b w:val="0"/>
          <w:color w:val="auto"/>
          <w14:ligatures w14:val="standard"/>
        </w:rPr>
        <w:t xml:space="preserve"> </w:t>
      </w:r>
      <w:ins w:id="585" w:author="Sohan Madhav Bangaru" w:date="2017-05-03T06:43:00Z">
        <w:r w:rsidR="002F2C89" w:rsidRPr="002F2C89">
          <w:rPr>
            <w:rStyle w:val="Label"/>
            <w:color w:val="auto"/>
            <w14:ligatures w14:val="standard"/>
            <w:rPrChange w:id="586" w:author="Sohan Madhav Bangaru" w:date="2017-05-03T06:43:00Z">
              <w:rPr>
                <w:rStyle w:val="Label"/>
                <w:b w:val="0"/>
                <w:color w:val="auto"/>
                <w14:ligatures w14:val="standard"/>
              </w:rPr>
            </w:rPrChange>
          </w:rPr>
          <w:t xml:space="preserve">Mobile </w:t>
        </w:r>
      </w:ins>
      <w:r w:rsidR="00E002CC" w:rsidRPr="002F2C89">
        <w:rPr>
          <w:rStyle w:val="Label"/>
          <w:color w:val="auto"/>
          <w14:ligatures w14:val="standard"/>
        </w:rPr>
        <w:t>A</w:t>
      </w:r>
      <w:r w:rsidR="00E002CC">
        <w:rPr>
          <w:rStyle w:val="Label"/>
          <w:color w:val="auto"/>
          <w14:ligatures w14:val="standard"/>
        </w:rPr>
        <w:t>pp</w:t>
      </w:r>
      <w:ins w:id="587" w:author="Sohan Madhav Bangaru" w:date="2017-05-03T06:43:00Z">
        <w:r w:rsidR="002F2C89">
          <w:rPr>
            <w:rStyle w:val="Label"/>
            <w:color w:val="auto"/>
            <w14:ligatures w14:val="standard"/>
          </w:rPr>
          <w:t>lication</w:t>
        </w:r>
      </w:ins>
      <w:r w:rsidR="00E002CC">
        <w:rPr>
          <w:rStyle w:val="Label"/>
          <w:color w:val="auto"/>
          <w14:ligatures w14:val="standard"/>
        </w:rPr>
        <w:t xml:space="preserve"> Use-C</w:t>
      </w:r>
      <w:r>
        <w:rPr>
          <w:rStyle w:val="Label"/>
          <w:color w:val="auto"/>
          <w14:ligatures w14:val="standard"/>
        </w:rPr>
        <w:t>ase</w:t>
      </w:r>
      <w:r w:rsidRPr="004440C6">
        <w:rPr>
          <w:rStyle w:val="Label"/>
          <w:color w:val="auto"/>
          <w14:ligatures w14:val="standard"/>
        </w:rPr>
        <w:t xml:space="preserve"> Diagram</w:t>
      </w:r>
    </w:p>
    <w:p w14:paraId="2E8C9A18" w14:textId="70042671" w:rsidR="00AF1CFE" w:rsidRDefault="0024537F">
      <w:pPr>
        <w:pStyle w:val="Para"/>
        <w:pPrChange w:id="588" w:author="Sohan Madhav Bangaru" w:date="2017-05-03T12:50:00Z">
          <w:pPr>
            <w:pStyle w:val="Para"/>
            <w:jc w:val="center"/>
          </w:pPr>
        </w:pPrChange>
      </w:pPr>
      <w:r>
        <w:t>The</w:t>
      </w:r>
      <w:ins w:id="589" w:author="Sohan Madhav Bangaru" w:date="2017-05-03T06:43:00Z">
        <w:r w:rsidR="002F2C89">
          <w:t xml:space="preserve"> </w:t>
        </w:r>
      </w:ins>
      <w:del w:id="590" w:author="Sohan Madhav Bangaru" w:date="2017-05-03T06:43:00Z">
        <w:r w:rsidDel="002F2C89">
          <w:delText xml:space="preserve"> App </w:delText>
        </w:r>
      </w:del>
      <w:r>
        <w:t xml:space="preserve">Use-case diagram depicts the various functions the </w:t>
      </w:r>
      <w:ins w:id="591" w:author="Sohan Madhav Bangaru" w:date="2017-05-03T06:43:00Z">
        <w:r w:rsidR="002F2C89">
          <w:t>end-</w:t>
        </w:r>
      </w:ins>
      <w:r>
        <w:t xml:space="preserve">user can perform on the </w:t>
      </w:r>
      <w:ins w:id="592" w:author="Sohan Madhav Bangaru" w:date="2017-05-03T06:51:00Z">
        <w:r w:rsidR="008F061B">
          <w:t xml:space="preserve">first version of </w:t>
        </w:r>
      </w:ins>
      <w:r w:rsidR="00230663">
        <w:t>IMODS</w:t>
      </w:r>
      <w:r>
        <w:t xml:space="preserve"> Mobile Application.</w:t>
      </w:r>
    </w:p>
    <w:p w14:paraId="667DEF32" w14:textId="77777777" w:rsidR="005B7EF6" w:rsidRDefault="005B7EF6" w:rsidP="00986528">
      <w:pPr>
        <w:pStyle w:val="Para"/>
      </w:pPr>
    </w:p>
    <w:p w14:paraId="0395350A" w14:textId="2CDD9F26" w:rsidR="00504E6B" w:rsidRPr="0024537F" w:rsidRDefault="00267B9C" w:rsidP="00986528">
      <w:pPr>
        <w:pStyle w:val="Para"/>
      </w:pPr>
      <w:r>
        <w:t>4</w:t>
      </w:r>
      <w:r w:rsidR="00953104" w:rsidRPr="0024537F">
        <w:t>.2.2</w:t>
      </w:r>
      <w:r w:rsidR="00953104" w:rsidRPr="0024537F">
        <w:t> </w:t>
      </w:r>
      <w:r w:rsidR="00953104" w:rsidRPr="0024537F">
        <w:t>Interaction Diagram</w:t>
      </w:r>
      <w:r w:rsidR="00AF1CFE" w:rsidRPr="0024537F">
        <w:t>s</w:t>
      </w:r>
      <w:r w:rsidR="00953104" w:rsidRPr="0024537F">
        <w:t> </w:t>
      </w:r>
    </w:p>
    <w:p w14:paraId="7886217C" w14:textId="77777777" w:rsidR="004440C6" w:rsidRDefault="004440C6" w:rsidP="00986528">
      <w:pPr>
        <w:pStyle w:val="Para"/>
        <w:rPr>
          <w:highlight w:val="yellow"/>
        </w:rPr>
      </w:pPr>
    </w:p>
    <w:p w14:paraId="30BC773E" w14:textId="4CBF9672" w:rsidR="0025725F" w:rsidRDefault="00504E6B" w:rsidP="00986528">
      <w:pPr>
        <w:pStyle w:val="Para"/>
      </w:pPr>
      <w:r w:rsidRPr="00504E6B">
        <w:t>The</w:t>
      </w:r>
      <w:r>
        <w:t xml:space="preserve"> initial sequence diagram is as follows:</w:t>
      </w:r>
      <w:r w:rsidRPr="00504E6B">
        <w:t xml:space="preserve"> </w:t>
      </w:r>
    </w:p>
    <w:p w14:paraId="375DB265" w14:textId="77777777" w:rsidR="00C1581B" w:rsidRPr="00504E6B" w:rsidRDefault="00C1581B" w:rsidP="00986528">
      <w:pPr>
        <w:pStyle w:val="Para"/>
      </w:pPr>
    </w:p>
    <w:p w14:paraId="2E9981BE" w14:textId="3D0744E6" w:rsidR="00171DF4" w:rsidRPr="001A07E5" w:rsidRDefault="00C1581B" w:rsidP="00986528">
      <w:pPr>
        <w:pStyle w:val="Para"/>
      </w:pPr>
      <w:r>
        <w:rPr>
          <w:noProof/>
        </w:rPr>
        <w:lastRenderedPageBreak/>
        <w:drawing>
          <wp:inline distT="0" distB="0" distL="0" distR="0" wp14:anchorId="5AEB0265" wp14:editId="634DB676">
            <wp:extent cx="5742940" cy="3461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 Course Sequenc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2940" cy="3461385"/>
                    </a:xfrm>
                    <a:prstGeom prst="rect">
                      <a:avLst/>
                    </a:prstGeom>
                  </pic:spPr>
                </pic:pic>
              </a:graphicData>
            </a:graphic>
          </wp:inline>
        </w:drawing>
      </w:r>
    </w:p>
    <w:p w14:paraId="2D4F79F8" w14:textId="0172F9F2" w:rsidR="0025725F" w:rsidRPr="004440C6" w:rsidRDefault="0024537F" w:rsidP="004440C6">
      <w:pPr>
        <w:pStyle w:val="FigureCaption"/>
        <w:rPr>
          <w:b w:val="0"/>
          <w14:ligatures w14:val="standard"/>
        </w:rPr>
      </w:pPr>
      <w:r>
        <w:rPr>
          <w:rStyle w:val="Label"/>
          <w:b w:val="0"/>
          <w:color w:val="auto"/>
          <w14:ligatures w14:val="standard"/>
        </w:rPr>
        <w:t>Fig. 4</w:t>
      </w:r>
      <w:r w:rsidR="0025725F" w:rsidRPr="001B0E99">
        <w:rPr>
          <w:rStyle w:val="Label"/>
          <w:b w:val="0"/>
          <w:color w:val="auto"/>
          <w14:ligatures w14:val="standard"/>
        </w:rPr>
        <w:t>.</w:t>
      </w:r>
      <w:r w:rsidR="0025725F" w:rsidRPr="004440C6">
        <w:rPr>
          <w:rStyle w:val="Label"/>
          <w:b w:val="0"/>
          <w:color w:val="auto"/>
          <w14:ligatures w14:val="standard"/>
        </w:rPr>
        <w:t xml:space="preserve"> </w:t>
      </w:r>
      <w:r w:rsidR="0025725F" w:rsidRPr="004440C6">
        <w:rPr>
          <w:rStyle w:val="Label"/>
          <w:color w:val="auto"/>
          <w14:ligatures w14:val="standard"/>
        </w:rPr>
        <w:t>Initial Sequence Diagram</w:t>
      </w:r>
      <w:r w:rsidR="00C1581B">
        <w:rPr>
          <w:rStyle w:val="Label"/>
          <w:color w:val="auto"/>
          <w14:ligatures w14:val="standard"/>
        </w:rPr>
        <w:t xml:space="preserve"> for IMODS Application</w:t>
      </w:r>
    </w:p>
    <w:p w14:paraId="5D06E53A" w14:textId="0B5B2912" w:rsidR="0025725F" w:rsidRDefault="00C1581B" w:rsidP="00986528">
      <w:pPr>
        <w:pStyle w:val="Para"/>
      </w:pPr>
      <w:r>
        <w:t>The initial sequence d</w:t>
      </w:r>
      <w:r w:rsidR="0025725F">
        <w:t>iagram depicts the various View Controllers present in the project and a snapshot of how all the interaction between the views take place</w:t>
      </w:r>
      <w:r w:rsidR="00AF1CFE">
        <w:t xml:space="preserve"> when the app is </w:t>
      </w:r>
      <w:r>
        <w:t>loaded</w:t>
      </w:r>
      <w:r w:rsidR="00AF1CFE">
        <w:t xml:space="preserve"> for the first time</w:t>
      </w:r>
      <w:r w:rsidR="0025725F">
        <w:t xml:space="preserve">. </w:t>
      </w:r>
    </w:p>
    <w:p w14:paraId="6C94BC82" w14:textId="77777777" w:rsidR="0025725F" w:rsidRDefault="0025725F" w:rsidP="00986528">
      <w:pPr>
        <w:pStyle w:val="Para"/>
      </w:pPr>
    </w:p>
    <w:p w14:paraId="289C746A" w14:textId="0525F16D" w:rsidR="00735AF5" w:rsidRDefault="00AD26C4" w:rsidP="00986528">
      <w:pPr>
        <w:pStyle w:val="Para"/>
      </w:pPr>
      <w:r>
        <w:rPr>
          <w:noProof/>
        </w:rPr>
        <w:lastRenderedPageBreak/>
        <w:drawing>
          <wp:inline distT="0" distB="0" distL="0" distR="0" wp14:anchorId="1BABA7C2" wp14:editId="70F2044A">
            <wp:extent cx="5742940" cy="352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rning Objective Sequence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2940" cy="3524250"/>
                    </a:xfrm>
                    <a:prstGeom prst="rect">
                      <a:avLst/>
                    </a:prstGeom>
                  </pic:spPr>
                </pic:pic>
              </a:graphicData>
            </a:graphic>
          </wp:inline>
        </w:drawing>
      </w:r>
    </w:p>
    <w:p w14:paraId="152AD6C2" w14:textId="77777777" w:rsidR="00735AF5" w:rsidRDefault="00735AF5" w:rsidP="00986528">
      <w:pPr>
        <w:pStyle w:val="Para"/>
      </w:pPr>
    </w:p>
    <w:p w14:paraId="5A8229CD" w14:textId="6E9C548B" w:rsidR="00735AF5" w:rsidRPr="004440C6" w:rsidRDefault="0024537F" w:rsidP="004440C6">
      <w:pPr>
        <w:pStyle w:val="FigureCaption"/>
        <w:rPr>
          <w:rStyle w:val="Label"/>
          <w:color w:val="auto"/>
          <w14:ligatures w14:val="standard"/>
        </w:rPr>
      </w:pPr>
      <w:r>
        <w:rPr>
          <w:rStyle w:val="Label"/>
          <w:b w:val="0"/>
          <w:color w:val="auto"/>
          <w14:ligatures w14:val="standard"/>
        </w:rPr>
        <w:t>Fig. 5</w:t>
      </w:r>
      <w:r w:rsidR="00735AF5" w:rsidRPr="001B0E99">
        <w:rPr>
          <w:rStyle w:val="Label"/>
          <w:b w:val="0"/>
          <w:color w:val="auto"/>
          <w14:ligatures w14:val="standard"/>
        </w:rPr>
        <w:t>.</w:t>
      </w:r>
      <w:r w:rsidR="00735AF5" w:rsidRPr="004440C6">
        <w:rPr>
          <w:rStyle w:val="Label"/>
          <w:b w:val="0"/>
          <w:color w:val="auto"/>
          <w14:ligatures w14:val="standard"/>
        </w:rPr>
        <w:t xml:space="preserve"> </w:t>
      </w:r>
      <w:r w:rsidR="00AF1CFE" w:rsidRPr="004440C6">
        <w:rPr>
          <w:rStyle w:val="Label"/>
          <w:color w:val="auto"/>
          <w14:ligatures w14:val="standard"/>
        </w:rPr>
        <w:t>Learning Objectives</w:t>
      </w:r>
      <w:r w:rsidR="00735AF5" w:rsidRPr="004440C6">
        <w:rPr>
          <w:rStyle w:val="Label"/>
          <w:color w:val="auto"/>
          <w14:ligatures w14:val="standard"/>
        </w:rPr>
        <w:t xml:space="preserve"> Sequence Diagram</w:t>
      </w:r>
    </w:p>
    <w:p w14:paraId="277D988F" w14:textId="2FB1436D" w:rsidR="00735AF5" w:rsidRDefault="00AD26C4" w:rsidP="00986528">
      <w:pPr>
        <w:pStyle w:val="Para"/>
      </w:pPr>
      <w:r>
        <w:t>The learning o</w:t>
      </w:r>
      <w:r w:rsidR="00AF1CFE">
        <w:t>bjectives</w:t>
      </w:r>
      <w:r>
        <w:t xml:space="preserve"> sequence d</w:t>
      </w:r>
      <w:r w:rsidR="00735AF5">
        <w:t>ia</w:t>
      </w:r>
      <w:r w:rsidR="00EE28E9">
        <w:t>gram depicts the various V</w:t>
      </w:r>
      <w:r w:rsidR="00735AF5">
        <w:t xml:space="preserve">iew Controllers present </w:t>
      </w:r>
      <w:r w:rsidR="00EE28E9">
        <w:t>when</w:t>
      </w:r>
      <w:r w:rsidR="00AF1CFE">
        <w:t xml:space="preserve"> a new learning objective is created for a course under the </w:t>
      </w:r>
      <w:ins w:id="593" w:author="Sohan Madhav Bangaru" w:date="2017-05-03T06:52:00Z">
        <w:r w:rsidR="008F061B">
          <w:t>m</w:t>
        </w:r>
      </w:ins>
      <w:del w:id="594" w:author="Sohan Madhav Bangaru" w:date="2017-05-03T06:52:00Z">
        <w:r w:rsidDel="008F061B">
          <w:delText>M</w:delText>
        </w:r>
      </w:del>
      <w:r>
        <w:t xml:space="preserve">y-imods </w:t>
      </w:r>
      <w:r w:rsidR="00AF1CFE">
        <w:t>object</w:t>
      </w:r>
      <w:r w:rsidR="00735AF5">
        <w:t>.</w:t>
      </w:r>
    </w:p>
    <w:p w14:paraId="185275C0" w14:textId="77777777" w:rsidR="00735AF5" w:rsidRDefault="00735AF5" w:rsidP="00986528">
      <w:pPr>
        <w:pStyle w:val="Para"/>
      </w:pPr>
    </w:p>
    <w:p w14:paraId="02997BEE" w14:textId="3AD4B087" w:rsidR="00DB1F54" w:rsidRDefault="00DB1F54" w:rsidP="00986528">
      <w:pPr>
        <w:pStyle w:val="Para"/>
      </w:pPr>
      <w:r>
        <w:lastRenderedPageBreak/>
        <w:t xml:space="preserve"> </w:t>
      </w:r>
      <w:r w:rsidR="00DE3A9B">
        <w:rPr>
          <w:noProof/>
        </w:rPr>
        <w:drawing>
          <wp:inline distT="0" distB="0" distL="0" distR="0" wp14:anchorId="0C84F1A1" wp14:editId="4F405FE7">
            <wp:extent cx="5742940" cy="280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Content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2940" cy="2800985"/>
                    </a:xfrm>
                    <a:prstGeom prst="rect">
                      <a:avLst/>
                    </a:prstGeom>
                  </pic:spPr>
                </pic:pic>
              </a:graphicData>
            </a:graphic>
          </wp:inline>
        </w:drawing>
      </w:r>
    </w:p>
    <w:p w14:paraId="6D5E0E9F" w14:textId="35A19894" w:rsidR="00DB1F54" w:rsidRPr="004440C6" w:rsidRDefault="0024537F" w:rsidP="004440C6">
      <w:pPr>
        <w:pStyle w:val="FigureCaption"/>
        <w:rPr>
          <w:rStyle w:val="Label"/>
          <w:color w:val="auto"/>
          <w14:ligatures w14:val="standard"/>
        </w:rPr>
      </w:pPr>
      <w:r>
        <w:rPr>
          <w:rStyle w:val="Label"/>
          <w:b w:val="0"/>
          <w:color w:val="auto"/>
          <w14:ligatures w14:val="standard"/>
        </w:rPr>
        <w:t>Fig. 6</w:t>
      </w:r>
      <w:r w:rsidR="00DB1F54" w:rsidRPr="001B0E99">
        <w:rPr>
          <w:rStyle w:val="Label"/>
          <w:b w:val="0"/>
          <w:color w:val="auto"/>
          <w14:ligatures w14:val="standard"/>
        </w:rPr>
        <w:t>.</w:t>
      </w:r>
      <w:r w:rsidR="00DB1F54" w:rsidRPr="004440C6">
        <w:rPr>
          <w:rStyle w:val="Label"/>
          <w:b w:val="0"/>
          <w:color w:val="auto"/>
          <w14:ligatures w14:val="standard"/>
        </w:rPr>
        <w:t xml:space="preserve"> </w:t>
      </w:r>
      <w:r w:rsidR="00DE3A9B">
        <w:rPr>
          <w:rStyle w:val="Label"/>
          <w:color w:val="auto"/>
          <w14:ligatures w14:val="standard"/>
        </w:rPr>
        <w:t>Main Contents</w:t>
      </w:r>
      <w:r w:rsidR="00DB1F54" w:rsidRPr="004440C6">
        <w:rPr>
          <w:rStyle w:val="Label"/>
          <w:color w:val="auto"/>
          <w14:ligatures w14:val="standard"/>
        </w:rPr>
        <w:t xml:space="preserve"> Sequence Diagram</w:t>
      </w:r>
    </w:p>
    <w:p w14:paraId="4C63DB0E" w14:textId="77777777" w:rsidR="00DB1F54" w:rsidRDefault="00DB1F54" w:rsidP="00986528">
      <w:pPr>
        <w:pStyle w:val="Para"/>
      </w:pPr>
    </w:p>
    <w:p w14:paraId="4934811C" w14:textId="3D832056" w:rsidR="00DB1F54" w:rsidRDefault="00DB1F54" w:rsidP="00986528">
      <w:pPr>
        <w:pStyle w:val="Para"/>
        <w:rPr>
          <w:ins w:id="595" w:author="Sohan Madhav Bangaru" w:date="2017-05-03T04:43:00Z"/>
        </w:rPr>
      </w:pPr>
      <w:r>
        <w:t xml:space="preserve">Main Content Sequence Diagram depicts </w:t>
      </w:r>
      <w:r w:rsidR="006D46F3">
        <w:t>how</w:t>
      </w:r>
      <w:r>
        <w:t xml:space="preserve"> various view Controllers present wh</w:t>
      </w:r>
      <w:r w:rsidR="006D46F3">
        <w:t>en</w:t>
      </w:r>
      <w:r>
        <w:t xml:space="preserve"> creating </w:t>
      </w:r>
      <w:r w:rsidR="006D46F3">
        <w:t>a new content topic</w:t>
      </w:r>
      <w:r>
        <w:t xml:space="preserve"> </w:t>
      </w:r>
      <w:r w:rsidR="006D46F3">
        <w:t>for a course under</w:t>
      </w:r>
      <w:r>
        <w:t xml:space="preserve"> </w:t>
      </w:r>
      <w:r w:rsidR="00491345">
        <w:t>M</w:t>
      </w:r>
      <w:r w:rsidR="006D46F3">
        <w:t>y-imods</w:t>
      </w:r>
      <w:r>
        <w:t xml:space="preserve"> object.</w:t>
      </w:r>
    </w:p>
    <w:p w14:paraId="401D49FF" w14:textId="77777777" w:rsidR="00E1050B" w:rsidRDefault="00E1050B" w:rsidP="00986528">
      <w:pPr>
        <w:pStyle w:val="Para"/>
        <w:rPr>
          <w:ins w:id="596" w:author="Sohan Madhav Bangaru" w:date="2017-05-03T06:46:00Z"/>
        </w:rPr>
      </w:pPr>
    </w:p>
    <w:p w14:paraId="7583B0FD" w14:textId="77777777" w:rsidR="002F2C89" w:rsidRDefault="002F2C89" w:rsidP="00986528">
      <w:pPr>
        <w:pStyle w:val="Para"/>
        <w:rPr>
          <w:ins w:id="597" w:author="Sohan Madhav Bangaru" w:date="2017-05-03T06:46:00Z"/>
        </w:rPr>
      </w:pPr>
    </w:p>
    <w:p w14:paraId="4AFECF8F" w14:textId="77777777" w:rsidR="002F2C89" w:rsidRDefault="002F2C89" w:rsidP="00986528">
      <w:pPr>
        <w:pStyle w:val="Para"/>
        <w:rPr>
          <w:ins w:id="598" w:author="Sohan Madhav Bangaru" w:date="2017-05-03T06:46:00Z"/>
        </w:rPr>
      </w:pPr>
    </w:p>
    <w:p w14:paraId="2C6D83C8" w14:textId="77777777" w:rsidR="002F2C89" w:rsidRDefault="002F2C89" w:rsidP="00986528">
      <w:pPr>
        <w:pStyle w:val="Para"/>
        <w:rPr>
          <w:ins w:id="599" w:author="Sohan Madhav Bangaru" w:date="2017-05-03T06:46:00Z"/>
        </w:rPr>
      </w:pPr>
    </w:p>
    <w:p w14:paraId="0065598A" w14:textId="77777777" w:rsidR="002F2C89" w:rsidRDefault="002F2C89" w:rsidP="00986528">
      <w:pPr>
        <w:pStyle w:val="Para"/>
        <w:rPr>
          <w:ins w:id="600" w:author="Sohan Madhav Bangaru" w:date="2017-05-03T06:46:00Z"/>
        </w:rPr>
      </w:pPr>
    </w:p>
    <w:p w14:paraId="4B28BA5B" w14:textId="77777777" w:rsidR="002F2C89" w:rsidRDefault="002F2C89" w:rsidP="00986528">
      <w:pPr>
        <w:pStyle w:val="Para"/>
        <w:rPr>
          <w:ins w:id="601" w:author="Sohan Madhav Bangaru" w:date="2017-05-03T06:46:00Z"/>
        </w:rPr>
      </w:pPr>
    </w:p>
    <w:p w14:paraId="748209E0" w14:textId="77777777" w:rsidR="002F2C89" w:rsidRDefault="002F2C89" w:rsidP="00986528">
      <w:pPr>
        <w:pStyle w:val="Para"/>
        <w:rPr>
          <w:ins w:id="602" w:author="Sohan Madhav Bangaru" w:date="2017-05-03T06:46:00Z"/>
        </w:rPr>
      </w:pPr>
    </w:p>
    <w:p w14:paraId="3BC1D647" w14:textId="77777777" w:rsidR="002F2C89" w:rsidRDefault="002F2C89" w:rsidP="00986528">
      <w:pPr>
        <w:pStyle w:val="Para"/>
        <w:rPr>
          <w:ins w:id="603" w:author="Sohan Madhav Bangaru" w:date="2017-05-03T06:46:00Z"/>
        </w:rPr>
      </w:pPr>
    </w:p>
    <w:p w14:paraId="16463E08" w14:textId="77777777" w:rsidR="002F2C89" w:rsidRDefault="002F2C89" w:rsidP="00986528">
      <w:pPr>
        <w:pStyle w:val="Para"/>
        <w:rPr>
          <w:ins w:id="604" w:author="Sohan Madhav Bangaru" w:date="2017-05-03T06:46:00Z"/>
        </w:rPr>
      </w:pPr>
    </w:p>
    <w:p w14:paraId="1FC68363" w14:textId="77777777" w:rsidR="002F2C89" w:rsidRDefault="002F2C89" w:rsidP="00986528">
      <w:pPr>
        <w:pStyle w:val="Para"/>
        <w:rPr>
          <w:ins w:id="605" w:author="Sohan Madhav Bangaru" w:date="2017-05-03T06:46:00Z"/>
        </w:rPr>
      </w:pPr>
    </w:p>
    <w:p w14:paraId="1DAB3593" w14:textId="77777777" w:rsidR="002F2C89" w:rsidRDefault="002F2C89" w:rsidP="00986528">
      <w:pPr>
        <w:pStyle w:val="Para"/>
        <w:rPr>
          <w:ins w:id="606" w:author="Sohan Madhav Bangaru" w:date="2017-05-03T06:46:00Z"/>
        </w:rPr>
      </w:pPr>
    </w:p>
    <w:p w14:paraId="4C32FC41" w14:textId="77777777" w:rsidR="002F2C89" w:rsidRDefault="002F2C89" w:rsidP="00986528">
      <w:pPr>
        <w:pStyle w:val="Para"/>
        <w:rPr>
          <w:ins w:id="607" w:author="Sohan Madhav Bangaru" w:date="2017-05-03T06:46:00Z"/>
        </w:rPr>
      </w:pPr>
    </w:p>
    <w:p w14:paraId="5B0417C3" w14:textId="77777777" w:rsidR="002F2C89" w:rsidRDefault="002F2C89" w:rsidP="00986528">
      <w:pPr>
        <w:pStyle w:val="Para"/>
        <w:rPr>
          <w:ins w:id="608" w:author="Sohan Madhav Bangaru" w:date="2017-05-03T06:46:00Z"/>
        </w:rPr>
      </w:pPr>
    </w:p>
    <w:p w14:paraId="47107EFD" w14:textId="77777777" w:rsidR="002F2C89" w:rsidRDefault="002F2C89" w:rsidP="00986528">
      <w:pPr>
        <w:pStyle w:val="Para"/>
        <w:rPr>
          <w:ins w:id="609" w:author="Sohan Madhav Bangaru" w:date="2017-05-03T06:46:00Z"/>
        </w:rPr>
      </w:pPr>
    </w:p>
    <w:p w14:paraId="5EE48002" w14:textId="77777777" w:rsidR="002F2C89" w:rsidRDefault="002F2C89" w:rsidP="00986528">
      <w:pPr>
        <w:pStyle w:val="Para"/>
        <w:rPr>
          <w:ins w:id="610" w:author="Sohan Madhav Bangaru" w:date="2017-05-03T06:46:00Z"/>
        </w:rPr>
      </w:pPr>
    </w:p>
    <w:p w14:paraId="7F0FAD3B" w14:textId="77777777" w:rsidR="002F2C89" w:rsidRDefault="002F2C89" w:rsidP="00986528">
      <w:pPr>
        <w:pStyle w:val="Para"/>
        <w:rPr>
          <w:ins w:id="611" w:author="Sohan Madhav Bangaru" w:date="2017-05-03T06:46:00Z"/>
        </w:rPr>
      </w:pPr>
    </w:p>
    <w:p w14:paraId="1775AED7" w14:textId="77777777" w:rsidR="002F2C89" w:rsidRDefault="002F2C89" w:rsidP="00986528">
      <w:pPr>
        <w:pStyle w:val="Para"/>
        <w:rPr>
          <w:ins w:id="612" w:author="Sohan Madhav Bangaru" w:date="2017-05-03T06:46:00Z"/>
        </w:rPr>
      </w:pPr>
    </w:p>
    <w:p w14:paraId="18C13211" w14:textId="77777777" w:rsidR="002F2C89" w:rsidRDefault="002F2C89" w:rsidP="00986528">
      <w:pPr>
        <w:pStyle w:val="Para"/>
        <w:rPr>
          <w:ins w:id="613" w:author="Sohan Madhav Bangaru" w:date="2017-05-03T06:46:00Z"/>
        </w:rPr>
      </w:pPr>
    </w:p>
    <w:p w14:paraId="46AA8659" w14:textId="77777777" w:rsidR="002F2C89" w:rsidRDefault="002F2C89" w:rsidP="00986528">
      <w:pPr>
        <w:pStyle w:val="Para"/>
        <w:rPr>
          <w:ins w:id="614" w:author="Sohan Madhav Bangaru" w:date="2017-05-03T06:46:00Z"/>
        </w:rPr>
      </w:pPr>
    </w:p>
    <w:p w14:paraId="16F0EBD0" w14:textId="77777777" w:rsidR="002F2C89" w:rsidRDefault="002F2C89" w:rsidP="00986528">
      <w:pPr>
        <w:pStyle w:val="Para"/>
        <w:rPr>
          <w:ins w:id="615" w:author="Sohan Madhav Bangaru" w:date="2017-05-03T06:46:00Z"/>
        </w:rPr>
      </w:pPr>
    </w:p>
    <w:p w14:paraId="3393381F" w14:textId="77777777" w:rsidR="002F2C89" w:rsidRDefault="002F2C89" w:rsidP="00986528">
      <w:pPr>
        <w:pStyle w:val="Para"/>
        <w:rPr>
          <w:ins w:id="616" w:author="Sohan Madhav Bangaru" w:date="2017-05-03T06:46:00Z"/>
        </w:rPr>
      </w:pPr>
    </w:p>
    <w:p w14:paraId="31DCC186" w14:textId="77777777" w:rsidR="002F2C89" w:rsidRDefault="002F2C89" w:rsidP="00986528">
      <w:pPr>
        <w:pStyle w:val="Para"/>
        <w:rPr>
          <w:ins w:id="617" w:author="Sohan Madhav Bangaru" w:date="2017-05-03T06:46:00Z"/>
        </w:rPr>
      </w:pPr>
    </w:p>
    <w:p w14:paraId="7CF8F75C" w14:textId="77777777" w:rsidR="002F2C89" w:rsidRDefault="002F2C89" w:rsidP="00986528">
      <w:pPr>
        <w:pStyle w:val="Para"/>
        <w:rPr>
          <w:ins w:id="618" w:author="Sohan Madhav Bangaru" w:date="2017-05-03T06:46:00Z"/>
        </w:rPr>
      </w:pPr>
    </w:p>
    <w:p w14:paraId="241D84CA" w14:textId="77777777" w:rsidR="002F2C89" w:rsidRDefault="002F2C89" w:rsidP="00986528">
      <w:pPr>
        <w:pStyle w:val="Para"/>
        <w:rPr>
          <w:ins w:id="619" w:author="Sohan Madhav Bangaru" w:date="2017-05-03T04:43:00Z"/>
        </w:rPr>
      </w:pPr>
    </w:p>
    <w:p w14:paraId="77B75B44" w14:textId="5812002D" w:rsidR="00E1050B" w:rsidDel="00E1050B" w:rsidRDefault="00E1050B">
      <w:pPr>
        <w:pStyle w:val="Para"/>
        <w:rPr>
          <w:del w:id="620" w:author="Sohan Madhav Bangaru" w:date="2017-05-03T04:43:00Z"/>
        </w:rPr>
      </w:pPr>
    </w:p>
    <w:p w14:paraId="7E49FB24" w14:textId="459DB1F6" w:rsidR="00DB1F54" w:rsidDel="00E1050B" w:rsidRDefault="00DB1F54">
      <w:pPr>
        <w:pStyle w:val="Para"/>
        <w:rPr>
          <w:del w:id="621" w:author="Sohan Madhav Bangaru" w:date="2017-05-03T04:43:00Z"/>
        </w:rPr>
      </w:pPr>
    </w:p>
    <w:p w14:paraId="1B7BF69A" w14:textId="77777777" w:rsidR="002F2C89" w:rsidRDefault="00267B9C" w:rsidP="00986528">
      <w:pPr>
        <w:pStyle w:val="Para"/>
        <w:rPr>
          <w:ins w:id="622" w:author="Sohan Madhav Bangaru" w:date="2017-05-03T06:46:00Z"/>
        </w:rPr>
      </w:pPr>
      <w:r>
        <w:t>4</w:t>
      </w:r>
      <w:r w:rsidR="009446A6" w:rsidRPr="001A07E5">
        <w:t>.2.3</w:t>
      </w:r>
      <w:r w:rsidR="009446A6" w:rsidRPr="001A07E5">
        <w:t> </w:t>
      </w:r>
      <w:r w:rsidR="009446A6" w:rsidRPr="001A07E5">
        <w:t>Database Design Diagram</w:t>
      </w:r>
    </w:p>
    <w:p w14:paraId="54F88A8A" w14:textId="7DB034C7" w:rsidR="00A36370" w:rsidRPr="001A07E5" w:rsidRDefault="009446A6" w:rsidP="00986528">
      <w:pPr>
        <w:pStyle w:val="Para"/>
      </w:pPr>
      <w:del w:id="623" w:author="Srividya Bansal" w:date="2017-05-01T11:28:00Z">
        <w:r w:rsidRPr="001A07E5" w:rsidDel="00254DE9">
          <w:delText>. </w:delText>
        </w:r>
      </w:del>
    </w:p>
    <w:p w14:paraId="1DA3EDC9" w14:textId="77777777" w:rsidR="00A36370" w:rsidRDefault="00A36370" w:rsidP="00986528">
      <w:pPr>
        <w:pStyle w:val="Para"/>
      </w:pPr>
    </w:p>
    <w:p w14:paraId="34E5E8F3" w14:textId="09483D11" w:rsidR="00A36370" w:rsidRDefault="00675345" w:rsidP="00986528">
      <w:pPr>
        <w:pStyle w:val="Para"/>
      </w:pPr>
      <w:r>
        <w:rPr>
          <w:noProof/>
        </w:rPr>
        <w:drawing>
          <wp:inline distT="0" distB="0" distL="0" distR="0" wp14:anchorId="13343FC0" wp14:editId="10EB8229">
            <wp:extent cx="6370320" cy="4159373"/>
            <wp:effectExtent l="0" t="0" r="5080" b="6350"/>
            <wp:docPr id="8" name="Picture 8" descr="Diagrams/Datab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Database%20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9977" cy="4165678"/>
                    </a:xfrm>
                    <a:prstGeom prst="rect">
                      <a:avLst/>
                    </a:prstGeom>
                    <a:noFill/>
                    <a:ln>
                      <a:noFill/>
                    </a:ln>
                  </pic:spPr>
                </pic:pic>
              </a:graphicData>
            </a:graphic>
          </wp:inline>
        </w:drawing>
      </w:r>
    </w:p>
    <w:p w14:paraId="6B11E827" w14:textId="3DD53B3B" w:rsidR="00ED3515" w:rsidDel="002F2C89" w:rsidRDefault="00ED3515">
      <w:pPr>
        <w:pStyle w:val="Para"/>
        <w:rPr>
          <w:del w:id="624" w:author="Sohan Madhav Bangaru" w:date="2017-05-03T06:47:00Z"/>
          <w:rStyle w:val="Label"/>
          <w:b/>
          <w:color w:val="auto"/>
          <w14:ligatures w14:val="standard"/>
        </w:rPr>
      </w:pPr>
    </w:p>
    <w:p w14:paraId="73267D34" w14:textId="46FEBA2A" w:rsidR="00A36370" w:rsidRPr="004440C6" w:rsidRDefault="0024537F" w:rsidP="004440C6">
      <w:pPr>
        <w:pStyle w:val="FigureCaption"/>
        <w:rPr>
          <w:rStyle w:val="Label"/>
          <w:b w:val="0"/>
          <w:color w:val="auto"/>
          <w14:ligatures w14:val="standard"/>
        </w:rPr>
      </w:pPr>
      <w:r w:rsidRPr="00694C6B">
        <w:rPr>
          <w:rStyle w:val="Label"/>
          <w:b w:val="0"/>
          <w:color w:val="auto"/>
          <w14:ligatures w14:val="standard"/>
        </w:rPr>
        <w:t>Fig. 7</w:t>
      </w:r>
      <w:r w:rsidR="00ED3515" w:rsidRPr="00694C6B">
        <w:rPr>
          <w:rStyle w:val="Label"/>
          <w:b w:val="0"/>
          <w:color w:val="auto"/>
          <w14:ligatures w14:val="standard"/>
        </w:rPr>
        <w:t xml:space="preserve">. </w:t>
      </w:r>
      <w:r w:rsidR="004440C6" w:rsidRPr="00694C6B">
        <w:rPr>
          <w:rStyle w:val="Label"/>
          <w:color w:val="auto"/>
          <w14:ligatures w14:val="standard"/>
        </w:rPr>
        <w:t>Database</w:t>
      </w:r>
      <w:r w:rsidR="00ED3515" w:rsidRPr="00694C6B">
        <w:rPr>
          <w:rStyle w:val="Label"/>
          <w:color w:val="auto"/>
          <w14:ligatures w14:val="standard"/>
        </w:rPr>
        <w:t xml:space="preserve"> Diagram</w:t>
      </w:r>
      <w:r w:rsidR="00694C6B" w:rsidRPr="00694C6B">
        <w:rPr>
          <w:rStyle w:val="Label"/>
          <w:color w:val="auto"/>
          <w14:ligatures w14:val="standard"/>
        </w:rPr>
        <w:t xml:space="preserve"> in the Core-Data Schema</w:t>
      </w:r>
    </w:p>
    <w:p w14:paraId="269E264F" w14:textId="7C69155D" w:rsidR="00A36370" w:rsidDel="002F2C89" w:rsidRDefault="00A36370">
      <w:pPr>
        <w:pStyle w:val="Para"/>
        <w:rPr>
          <w:del w:id="625" w:author="Sohan Madhav Bangaru" w:date="2017-05-03T06:47:00Z"/>
        </w:rPr>
      </w:pPr>
    </w:p>
    <w:p w14:paraId="1C306644" w14:textId="77777777" w:rsidR="00A36370" w:rsidRDefault="00A36370" w:rsidP="00986528">
      <w:pPr>
        <w:pStyle w:val="Para"/>
      </w:pPr>
    </w:p>
    <w:p w14:paraId="3E812B0C" w14:textId="00116935" w:rsidR="00E1050B" w:rsidRDefault="004440C6" w:rsidP="00986528">
      <w:pPr>
        <w:pStyle w:val="Para"/>
        <w:rPr>
          <w:ins w:id="626" w:author="Sohan Madhav Bangaru" w:date="2017-05-03T04:43:00Z"/>
        </w:rPr>
      </w:pPr>
      <w:r w:rsidRPr="004440C6">
        <w:t xml:space="preserve">This diagram depicts the various </w:t>
      </w:r>
      <w:r w:rsidR="00675345">
        <w:t>entity</w:t>
      </w:r>
      <w:r w:rsidRPr="004440C6">
        <w:t xml:space="preserve"> objects </w:t>
      </w:r>
      <w:ins w:id="627" w:author="Sohan Madhav Bangaru" w:date="2017-05-03T06:53:00Z">
        <w:r w:rsidR="00217475">
          <w:t xml:space="preserve">and their relationships </w:t>
        </w:r>
      </w:ins>
      <w:r w:rsidRPr="004440C6">
        <w:t xml:space="preserve">organized for the </w:t>
      </w:r>
      <w:r w:rsidR="00FF2B1B">
        <w:t>IMODS</w:t>
      </w:r>
      <w:r w:rsidRPr="004440C6">
        <w:t xml:space="preserve"> Mobile Project</w:t>
      </w:r>
      <w:r>
        <w:t xml:space="preserve"> and schema designed for the Core-Data</w:t>
      </w:r>
      <w:ins w:id="628" w:author="Sohan Madhav Bangaru" w:date="2017-05-03T06:55:00Z">
        <w:r w:rsidR="00AD6D03">
          <w:t xml:space="preserve"> [28]</w:t>
        </w:r>
      </w:ins>
      <w:r>
        <w:t xml:space="preserve"> which follows the Object Relational Model (ORM) format</w:t>
      </w:r>
      <w:ins w:id="629" w:author="Sohan Madhav Bangaru" w:date="2017-05-03T06:55:00Z">
        <w:r w:rsidR="00AD6D03">
          <w:t xml:space="preserve"> [27]</w:t>
        </w:r>
      </w:ins>
      <w:r>
        <w:t>.</w:t>
      </w:r>
    </w:p>
    <w:p w14:paraId="3314CD86" w14:textId="77777777" w:rsidR="00E1050B" w:rsidRDefault="00E1050B">
      <w:pPr>
        <w:spacing w:line="240" w:lineRule="auto"/>
        <w:jc w:val="left"/>
        <w:rPr>
          <w:ins w:id="630" w:author="Sohan Madhav Bangaru" w:date="2017-05-03T04:43:00Z"/>
        </w:rPr>
      </w:pPr>
      <w:ins w:id="631" w:author="Sohan Madhav Bangaru" w:date="2017-05-03T04:43:00Z">
        <w:r>
          <w:br w:type="page"/>
        </w:r>
      </w:ins>
    </w:p>
    <w:p w14:paraId="39882EBE" w14:textId="4DC10E9F" w:rsidR="00E1050B" w:rsidRPr="004440C6" w:rsidDel="00E1050B" w:rsidRDefault="00E1050B" w:rsidP="004440C6">
      <w:pPr>
        <w:pStyle w:val="Para"/>
        <w:rPr>
          <w:del w:id="632" w:author="Sohan Madhav Bangaru" w:date="2017-05-03T04:43:00Z"/>
        </w:rPr>
      </w:pPr>
    </w:p>
    <w:p w14:paraId="374D362F" w14:textId="1FF32C16" w:rsidR="00040AE8" w:rsidRPr="00337AD4" w:rsidRDefault="00267B9C" w:rsidP="008F655C">
      <w:pPr>
        <w:pStyle w:val="Head2"/>
      </w:pPr>
      <w:r>
        <w:t>4</w:t>
      </w:r>
      <w:r w:rsidR="008E533C" w:rsidRPr="00337AD4">
        <w:t>.</w:t>
      </w:r>
      <w:r w:rsidR="00B1718D" w:rsidRPr="00337AD4">
        <w:t>3</w:t>
      </w:r>
      <w:r w:rsidR="00FF1AC1" w:rsidRPr="00337AD4">
        <w:rPr>
          <w:szCs w:val="22"/>
        </w:rPr>
        <w:t> </w:t>
      </w:r>
      <w:del w:id="633" w:author="Srividya Bansal" w:date="2017-05-01T11:28:00Z">
        <w:r w:rsidR="009446A6" w:rsidDel="00254DE9">
          <w:delText>Concept of MVC (</w:delText>
        </w:r>
      </w:del>
      <w:r w:rsidR="009446A6">
        <w:t>Model View Controller</w:t>
      </w:r>
      <w:ins w:id="634" w:author="Srividya Bansal" w:date="2017-05-01T11:28:00Z">
        <w:r w:rsidR="00254DE9">
          <w:t xml:space="preserve"> (MVC) Architecture</w:t>
        </w:r>
      </w:ins>
      <w:del w:id="635" w:author="Srividya Bansal" w:date="2017-05-01T11:28:00Z">
        <w:r w:rsidR="009446A6" w:rsidDel="00254DE9">
          <w:delText>)</w:delText>
        </w:r>
      </w:del>
    </w:p>
    <w:p w14:paraId="731609E9" w14:textId="7979ADF9" w:rsidR="009433F0" w:rsidRDefault="00317F7F" w:rsidP="009433F0">
      <w:pPr>
        <w:pStyle w:val="Statements"/>
        <w:rPr>
          <w:sz w:val="18"/>
        </w:rPr>
      </w:pPr>
      <w:r w:rsidRPr="00317F7F">
        <w:rPr>
          <w:sz w:val="18"/>
        </w:rPr>
        <w:t>iOS</w:t>
      </w:r>
      <w:r>
        <w:rPr>
          <w:sz w:val="18"/>
        </w:rPr>
        <w:t xml:space="preserve"> Mobile Applications typically use </w:t>
      </w:r>
      <w:del w:id="636" w:author="Sohan Madhav Bangaru" w:date="2017-05-03T03:23:00Z">
        <w:r w:rsidDel="00CE1F3E">
          <w:rPr>
            <w:sz w:val="18"/>
          </w:rPr>
          <w:delText>MVC (</w:delText>
        </w:r>
      </w:del>
      <w:r>
        <w:rPr>
          <w:sz w:val="18"/>
        </w:rPr>
        <w:t>Model View Controller</w:t>
      </w:r>
      <w:ins w:id="637" w:author="Sohan Madhav Bangaru" w:date="2017-05-03T03:23:00Z">
        <w:r w:rsidR="00C10A91">
          <w:rPr>
            <w:sz w:val="18"/>
          </w:rPr>
          <w:t xml:space="preserve"> (</w:t>
        </w:r>
        <w:r w:rsidR="00CE1F3E">
          <w:rPr>
            <w:sz w:val="18"/>
          </w:rPr>
          <w:t>MVC)</w:t>
        </w:r>
      </w:ins>
      <w:ins w:id="638" w:author="Sohan Madhav Bangaru" w:date="2017-05-03T06:55:00Z">
        <w:r w:rsidR="009307C2">
          <w:rPr>
            <w:sz w:val="18"/>
          </w:rPr>
          <w:t xml:space="preserve"> [</w:t>
        </w:r>
      </w:ins>
      <w:ins w:id="639" w:author="Sohan Madhav Bangaru" w:date="2017-05-03T06:56:00Z">
        <w:r w:rsidR="009307C2">
          <w:rPr>
            <w:sz w:val="18"/>
          </w:rPr>
          <w:t>24, 25</w:t>
        </w:r>
      </w:ins>
      <w:ins w:id="640" w:author="Sohan Madhav Bangaru" w:date="2017-05-03T06:55:00Z">
        <w:r w:rsidR="009307C2">
          <w:rPr>
            <w:sz w:val="18"/>
          </w:rPr>
          <w:t>]</w:t>
        </w:r>
      </w:ins>
      <w:del w:id="641" w:author="Sohan Madhav Bangaru" w:date="2017-05-03T03:23:00Z">
        <w:r w:rsidDel="00CE1F3E">
          <w:rPr>
            <w:sz w:val="18"/>
          </w:rPr>
          <w:delText>)</w:delText>
        </w:r>
      </w:del>
      <w:r>
        <w:rPr>
          <w:sz w:val="18"/>
        </w:rPr>
        <w:t xml:space="preserve"> Design Patterns to typically design the</w:t>
      </w:r>
      <w:r w:rsidR="003E4AB0">
        <w:rPr>
          <w:sz w:val="18"/>
        </w:rPr>
        <w:t xml:space="preserve"> modules. MVC Pattern is a well-</w:t>
      </w:r>
      <w:r>
        <w:rPr>
          <w:sz w:val="18"/>
        </w:rPr>
        <w:t>known pattern used in various other domains like Desktop Application Programming and Web based Programming paradigms.</w:t>
      </w:r>
    </w:p>
    <w:p w14:paraId="103DA01C" w14:textId="77777777" w:rsidR="00317F7F" w:rsidRDefault="00317F7F" w:rsidP="009433F0">
      <w:pPr>
        <w:pStyle w:val="Statements"/>
        <w:rPr>
          <w:sz w:val="18"/>
        </w:rPr>
      </w:pPr>
    </w:p>
    <w:p w14:paraId="110C2B3A" w14:textId="159DFA69" w:rsidR="003E4AB0" w:rsidRDefault="003E4AB0" w:rsidP="003E4AB0">
      <w:pPr>
        <w:pStyle w:val="Statements"/>
        <w:jc w:val="center"/>
        <w:rPr>
          <w:sz w:val="18"/>
        </w:rPr>
      </w:pPr>
      <w:r>
        <w:rPr>
          <w:noProof/>
          <w:sz w:val="18"/>
        </w:rPr>
        <w:drawing>
          <wp:inline distT="0" distB="0" distL="0" distR="0" wp14:anchorId="689C3B06" wp14:editId="3435A121">
            <wp:extent cx="4138416" cy="171075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_view_controller_2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3744" cy="1717095"/>
                    </a:xfrm>
                    <a:prstGeom prst="rect">
                      <a:avLst/>
                    </a:prstGeom>
                  </pic:spPr>
                </pic:pic>
              </a:graphicData>
            </a:graphic>
          </wp:inline>
        </w:drawing>
      </w:r>
    </w:p>
    <w:p w14:paraId="058890CC" w14:textId="77777777" w:rsidR="003E4AB0" w:rsidRDefault="003E4AB0" w:rsidP="003E4AB0">
      <w:pPr>
        <w:pStyle w:val="Statements"/>
        <w:jc w:val="center"/>
        <w:rPr>
          <w:sz w:val="18"/>
        </w:rPr>
      </w:pPr>
    </w:p>
    <w:p w14:paraId="6657DD3A" w14:textId="463CCE7F" w:rsidR="003E4AB0" w:rsidRPr="00E60A7F" w:rsidRDefault="0024537F" w:rsidP="003E4AB0">
      <w:pPr>
        <w:pStyle w:val="Statements"/>
        <w:jc w:val="center"/>
        <w:rPr>
          <w:b/>
          <w:sz w:val="18"/>
        </w:rPr>
      </w:pPr>
      <w:r>
        <w:rPr>
          <w:rStyle w:val="Label"/>
          <w:color w:val="auto"/>
          <w14:ligatures w14:val="standard"/>
        </w:rPr>
        <w:t>Fig. 8</w:t>
      </w:r>
      <w:r w:rsidR="003E4AB0" w:rsidRPr="001B0E99">
        <w:rPr>
          <w:rStyle w:val="Label"/>
          <w:color w:val="auto"/>
          <w14:ligatures w14:val="standard"/>
        </w:rPr>
        <w:t>.</w:t>
      </w:r>
      <w:r w:rsidR="003E4AB0" w:rsidRPr="001B0E99">
        <w:rPr>
          <w:color w:val="000000"/>
        </w:rPr>
        <w:t xml:space="preserve"> </w:t>
      </w:r>
      <w:r w:rsidR="003E4AB0" w:rsidRPr="00E60A7F">
        <w:rPr>
          <w:b/>
        </w:rPr>
        <w:t>MVC (Model View Controller) Design Pattern for iOS Applications.</w:t>
      </w:r>
    </w:p>
    <w:p w14:paraId="13789D1A" w14:textId="77777777" w:rsidR="003A7977" w:rsidRDefault="003A7977" w:rsidP="003A7977">
      <w:pPr>
        <w:pStyle w:val="Statements"/>
        <w:ind w:firstLine="0"/>
        <w:rPr>
          <w:sz w:val="18"/>
        </w:rPr>
      </w:pPr>
    </w:p>
    <w:p w14:paraId="4CDF3B64" w14:textId="5AF315C7" w:rsidR="003A7977" w:rsidRDefault="003A7977" w:rsidP="003A7977">
      <w:pPr>
        <w:spacing w:line="240" w:lineRule="auto"/>
      </w:pPr>
      <w:r>
        <w:t xml:space="preserve">The MVC Design pattern assigns objects in an application one of the three roles: model, view and controller. </w:t>
      </w:r>
      <w:r w:rsidRPr="003A7977">
        <w:t xml:space="preserve">The pattern defines not only the roles objects play in the application, it defines the way objects </w:t>
      </w:r>
      <w:r w:rsidR="003D29D5">
        <w:t>interact</w:t>
      </w:r>
      <w:r w:rsidRPr="003A7977">
        <w:t xml:space="preserve"> with each other. Each of the three types of objects is separated from the others by abstract </w:t>
      </w:r>
      <w:r w:rsidR="003D29D5" w:rsidRPr="003A7977">
        <w:t>borders</w:t>
      </w:r>
      <w:r w:rsidRPr="003A7977">
        <w:t xml:space="preserve"> and </w:t>
      </w:r>
      <w:r w:rsidR="003D29D5" w:rsidRPr="003A7977">
        <w:t>connects</w:t>
      </w:r>
      <w:r w:rsidRPr="003A7977">
        <w:t xml:space="preserve"> with </w:t>
      </w:r>
      <w:r w:rsidR="003D29D5">
        <w:t xml:space="preserve">the </w:t>
      </w:r>
      <w:r w:rsidRPr="003A7977">
        <w:t>objects of the other types across those bo</w:t>
      </w:r>
      <w:r w:rsidR="003D29D5">
        <w:t>rder</w:t>
      </w:r>
      <w:r w:rsidRPr="003A7977">
        <w:t>s. The collection of objects</w:t>
      </w:r>
      <w:r>
        <w:t xml:space="preserve"> of a certain MVC type in an application is sometimes referred to as a layer. E.g. model layer.</w:t>
      </w:r>
    </w:p>
    <w:p w14:paraId="60D29665" w14:textId="77777777" w:rsidR="003A7977" w:rsidRDefault="003A7977" w:rsidP="003A7977">
      <w:pPr>
        <w:spacing w:line="240" w:lineRule="auto"/>
      </w:pPr>
    </w:p>
    <w:p w14:paraId="53D7554B" w14:textId="40F5DFAE" w:rsidR="003A7977" w:rsidRPr="003A7977" w:rsidRDefault="003A7977" w:rsidP="003A7977">
      <w:pPr>
        <w:spacing w:line="240" w:lineRule="auto"/>
      </w:pPr>
      <w:r w:rsidRPr="003A7977">
        <w:t>Model objects encapsulate the data specific to an application and define the logic and computation that manipulate and process that data.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A model object should have no explicit connection to the view objects that present its data and allow users to edit that data—it should not be concerned with user-interface and presentation issues.</w:t>
      </w:r>
    </w:p>
    <w:p w14:paraId="4FC14CB9" w14:textId="45A9393C" w:rsidR="003A7977" w:rsidRPr="003A7977" w:rsidRDefault="003A7977" w:rsidP="003A7977">
      <w:pPr>
        <w:spacing w:line="240" w:lineRule="auto"/>
      </w:pPr>
    </w:p>
    <w:p w14:paraId="62972623" w14:textId="5C8099BC" w:rsidR="003A7977" w:rsidRPr="003A7977" w:rsidRDefault="003A7977" w:rsidP="003A7977">
      <w:pPr>
        <w:spacing w:line="240" w:lineRule="auto"/>
      </w:pPr>
      <w:r>
        <w:t>A V</w:t>
      </w:r>
      <w:r w:rsidRPr="003A7977">
        <w:t>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14:paraId="6413861F" w14:textId="5C0D2C6D" w:rsidR="003A7977" w:rsidRPr="003A7977" w:rsidRDefault="003A7977" w:rsidP="003A7977">
      <w:pPr>
        <w:spacing w:line="240" w:lineRule="auto"/>
      </w:pPr>
    </w:p>
    <w:p w14:paraId="195FE82A" w14:textId="0CF222F0" w:rsidR="00297914" w:rsidRDefault="003A7977" w:rsidP="003A7977">
      <w:pPr>
        <w:spacing w:after="200" w:line="240" w:lineRule="auto"/>
      </w:pPr>
      <w:r>
        <w:t>A C</w:t>
      </w:r>
      <w:r w:rsidRPr="003A7977">
        <w:t>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 </w:t>
      </w:r>
    </w:p>
    <w:p w14:paraId="4032FF6B" w14:textId="77777777" w:rsidR="001B13D0" w:rsidRPr="00317F7F" w:rsidRDefault="001B13D0" w:rsidP="003A7977">
      <w:pPr>
        <w:spacing w:after="200" w:line="240" w:lineRule="auto"/>
      </w:pPr>
    </w:p>
    <w:p w14:paraId="0BF7EBE4" w14:textId="52AFCB08" w:rsidR="008F655C" w:rsidRDefault="00267B9C" w:rsidP="00151946">
      <w:pPr>
        <w:pStyle w:val="Head1"/>
      </w:pPr>
      <w:r>
        <w:t>5</w:t>
      </w:r>
      <w:r w:rsidR="008F655C" w:rsidRPr="00337AD4">
        <w:t> </w:t>
      </w:r>
      <w:r w:rsidR="008F655C">
        <w:t>DEVELOPMENT AND IMPLEMENTATION</w:t>
      </w:r>
    </w:p>
    <w:p w14:paraId="19F2A02F" w14:textId="17A06054" w:rsidR="008F655C" w:rsidRPr="0056444C" w:rsidRDefault="0056444C" w:rsidP="009433F0">
      <w:pPr>
        <w:pStyle w:val="Statements"/>
        <w:rPr>
          <w:sz w:val="18"/>
        </w:rPr>
      </w:pPr>
      <w:del w:id="642" w:author="Sohan Madhav Bangaru" w:date="2017-05-03T03:24:00Z">
        <w:r w:rsidDel="003D676A">
          <w:rPr>
            <w:sz w:val="18"/>
          </w:rPr>
          <w:delText xml:space="preserve">I </w:delText>
        </w:r>
        <w:r w:rsidR="00A66501" w:rsidDel="003D676A">
          <w:rPr>
            <w:sz w:val="18"/>
          </w:rPr>
          <w:delText>have</w:delText>
        </w:r>
      </w:del>
      <w:del w:id="643" w:author="Sohan Madhav Bangaru" w:date="2017-05-03T06:56:00Z">
        <w:r w:rsidR="00A66501" w:rsidDel="00ED06AF">
          <w:rPr>
            <w:sz w:val="18"/>
          </w:rPr>
          <w:delText xml:space="preserve"> </w:delText>
        </w:r>
        <w:r w:rsidDel="00ED06AF">
          <w:rPr>
            <w:sz w:val="18"/>
          </w:rPr>
          <w:delText>predominantly used</w:delText>
        </w:r>
      </w:del>
      <w:del w:id="644" w:author="Sohan Madhav Bangaru" w:date="2017-05-03T06:57:00Z">
        <w:r w:rsidDel="00ED06AF">
          <w:rPr>
            <w:sz w:val="18"/>
          </w:rPr>
          <w:delText xml:space="preserve"> </w:delText>
        </w:r>
      </w:del>
      <w:r>
        <w:rPr>
          <w:sz w:val="18"/>
        </w:rPr>
        <w:t>Swift 3.1</w:t>
      </w:r>
      <w:ins w:id="645" w:author="Sohan Madhav Bangaru" w:date="2017-05-03T06:57:00Z">
        <w:r w:rsidR="00ED06AF">
          <w:rPr>
            <w:sz w:val="18"/>
          </w:rPr>
          <w:t xml:space="preserve"> was predominantly used </w:t>
        </w:r>
      </w:ins>
      <w:del w:id="646" w:author="Sohan Madhav Bangaru" w:date="2017-05-03T06:57:00Z">
        <w:r w:rsidDel="00ED06AF">
          <w:rPr>
            <w:sz w:val="18"/>
          </w:rPr>
          <w:delText xml:space="preserve"> </w:delText>
        </w:r>
      </w:del>
      <w:r>
        <w:rPr>
          <w:sz w:val="18"/>
        </w:rPr>
        <w:t>as the preferred language</w:t>
      </w:r>
      <w:r w:rsidR="006D3272">
        <w:rPr>
          <w:sz w:val="18"/>
        </w:rPr>
        <w:t xml:space="preserve"> base</w:t>
      </w:r>
      <w:r>
        <w:rPr>
          <w:sz w:val="18"/>
        </w:rPr>
        <w:t xml:space="preserve"> and iOS 10 </w:t>
      </w:r>
      <w:ins w:id="647" w:author="Sohan Madhav Bangaru" w:date="2017-05-03T06:57:00Z">
        <w:r w:rsidR="00ED06AF">
          <w:rPr>
            <w:sz w:val="18"/>
          </w:rPr>
          <w:t xml:space="preserve">as </w:t>
        </w:r>
      </w:ins>
      <w:r>
        <w:rPr>
          <w:sz w:val="18"/>
        </w:rPr>
        <w:t xml:space="preserve">the </w:t>
      </w:r>
      <w:ins w:id="648" w:author="Sohan Madhav Bangaru" w:date="2017-05-03T06:58:00Z">
        <w:r w:rsidR="00ED06AF">
          <w:rPr>
            <w:sz w:val="18"/>
          </w:rPr>
          <w:t xml:space="preserve">required iOS </w:t>
        </w:r>
      </w:ins>
      <w:r>
        <w:rPr>
          <w:sz w:val="18"/>
        </w:rPr>
        <w:t xml:space="preserve">version to start </w:t>
      </w:r>
      <w:del w:id="649" w:author="Sohan Madhav Bangaru" w:date="2017-05-03T03:24:00Z">
        <w:r w:rsidDel="003D676A">
          <w:rPr>
            <w:sz w:val="18"/>
          </w:rPr>
          <w:delText xml:space="preserve">implanting </w:delText>
        </w:r>
      </w:del>
      <w:ins w:id="650" w:author="Sohan Madhav Bangaru" w:date="2017-05-03T03:24:00Z">
        <w:r w:rsidR="003D676A">
          <w:rPr>
            <w:sz w:val="18"/>
          </w:rPr>
          <w:t xml:space="preserve">implementing </w:t>
        </w:r>
      </w:ins>
      <w:r>
        <w:rPr>
          <w:sz w:val="18"/>
        </w:rPr>
        <w:t xml:space="preserve">the </w:t>
      </w:r>
      <w:del w:id="651" w:author="Sohan Madhav Bangaru" w:date="2017-05-03T06:58:00Z">
        <w:r w:rsidDel="00ED06AF">
          <w:rPr>
            <w:sz w:val="18"/>
          </w:rPr>
          <w:delText xml:space="preserve">required </w:delText>
        </w:r>
      </w:del>
      <w:ins w:id="652" w:author="Sohan Madhav Bangaru" w:date="2017-05-03T06:58:00Z">
        <w:r w:rsidR="00ED06AF">
          <w:rPr>
            <w:sz w:val="18"/>
          </w:rPr>
          <w:t xml:space="preserve">mobile </w:t>
        </w:r>
      </w:ins>
      <w:r>
        <w:rPr>
          <w:sz w:val="18"/>
        </w:rPr>
        <w:t xml:space="preserve">application. Swift provides a great amount of flexibility to help a developer engage more in an algorithmic construct of the View Controller and not to worry much about the syntactic influences of the same. The </w:t>
      </w:r>
      <w:r w:rsidR="00A3485B">
        <w:rPr>
          <w:sz w:val="18"/>
        </w:rPr>
        <w:t>developer environment used is XCode and it provides the in-place evaluation of the code and provide necessary corrections of required which helps in avoiding frequently made errors.</w:t>
      </w:r>
    </w:p>
    <w:p w14:paraId="3C94471B" w14:textId="2A88C60F" w:rsidR="005E2094" w:rsidRPr="00337AD4" w:rsidRDefault="00084CAA" w:rsidP="005E2094">
      <w:pPr>
        <w:pStyle w:val="Head2"/>
      </w:pPr>
      <w:r>
        <w:t>5</w:t>
      </w:r>
      <w:r w:rsidR="005E2094">
        <w:t>.1</w:t>
      </w:r>
      <w:r w:rsidR="005E2094" w:rsidRPr="00337AD4">
        <w:rPr>
          <w:szCs w:val="22"/>
        </w:rPr>
        <w:t> </w:t>
      </w:r>
      <w:r w:rsidR="005E2094">
        <w:t>Model</w:t>
      </w:r>
      <w:del w:id="653" w:author="Srividya Bansal" w:date="2017-05-01T11:29:00Z">
        <w:r w:rsidR="005E2094" w:rsidDel="00D70C68">
          <w:delText>s</w:delText>
        </w:r>
      </w:del>
      <w:r w:rsidR="005E2094">
        <w:t xml:space="preserve"> and View Controllers </w:t>
      </w:r>
      <w:del w:id="654" w:author="Srividya Bansal" w:date="2017-05-01T11:30:00Z">
        <w:r w:rsidR="005E2094" w:rsidDel="00D70C68">
          <w:delText>present in the Application</w:delText>
        </w:r>
      </w:del>
    </w:p>
    <w:p w14:paraId="14947AFD" w14:textId="780D3A63" w:rsidR="005E2094" w:rsidRDefault="00A3485B" w:rsidP="005E2094">
      <w:pPr>
        <w:pStyle w:val="Statements"/>
        <w:rPr>
          <w:sz w:val="18"/>
        </w:rPr>
      </w:pPr>
      <w:r w:rsidRPr="00A3485B">
        <w:rPr>
          <w:sz w:val="18"/>
        </w:rPr>
        <w:lastRenderedPageBreak/>
        <w:t>As part of</w:t>
      </w:r>
      <w:r w:rsidR="00324505">
        <w:rPr>
          <w:sz w:val="18"/>
        </w:rPr>
        <w:t xml:space="preserve"> the development this section will showcase all the View Controllers developed for the functionality of </w:t>
      </w:r>
      <w:r w:rsidR="00230663">
        <w:rPr>
          <w:sz w:val="18"/>
        </w:rPr>
        <w:t>IMODS</w:t>
      </w:r>
      <w:r w:rsidR="00324505">
        <w:rPr>
          <w:sz w:val="18"/>
        </w:rPr>
        <w:t xml:space="preserve"> application in mobile environment.</w:t>
      </w:r>
    </w:p>
    <w:p w14:paraId="275910C1" w14:textId="77777777" w:rsidR="00324505" w:rsidRDefault="00324505" w:rsidP="005E2094">
      <w:pPr>
        <w:pStyle w:val="Statements"/>
        <w:rPr>
          <w:sz w:val="18"/>
        </w:rPr>
      </w:pPr>
    </w:p>
    <w:p w14:paraId="5C0ED3E4" w14:textId="161B14EF" w:rsidR="00324505" w:rsidRDefault="00324505" w:rsidP="005E2094">
      <w:pPr>
        <w:pStyle w:val="Statements"/>
        <w:rPr>
          <w:sz w:val="18"/>
        </w:rPr>
      </w:pPr>
      <w:r>
        <w:rPr>
          <w:sz w:val="18"/>
        </w:rPr>
        <w:t xml:space="preserve">        </w:t>
      </w:r>
      <w:r>
        <w:rPr>
          <w:noProof/>
          <w:sz w:val="18"/>
        </w:rPr>
        <w:drawing>
          <wp:inline distT="0" distB="0" distL="0" distR="0" wp14:anchorId="5DEA4E84" wp14:editId="598F5133">
            <wp:extent cx="2538216" cy="1415112"/>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Welcome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9955" cy="1432807"/>
                    </a:xfrm>
                    <a:prstGeom prst="rect">
                      <a:avLst/>
                    </a:prstGeom>
                  </pic:spPr>
                </pic:pic>
              </a:graphicData>
            </a:graphic>
          </wp:inline>
        </w:drawing>
      </w:r>
      <w:r>
        <w:rPr>
          <w:sz w:val="18"/>
        </w:rPr>
        <w:t xml:space="preserve">                    </w:t>
      </w:r>
      <w:r w:rsidR="004F504E">
        <w:rPr>
          <w:noProof/>
          <w:sz w:val="18"/>
        </w:rPr>
        <w:drawing>
          <wp:inline distT="0" distB="0" distL="0" distR="0" wp14:anchorId="4B419F9A" wp14:editId="168E0493">
            <wp:extent cx="1837739" cy="1426140"/>
            <wp:effectExtent l="0" t="0" r="0" b="0"/>
            <wp:docPr id="9" name="Picture 9" descr="Screenshots/2_IMODS%20Control%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2_IMODS%20Control%20Ta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6824" cy="1440951"/>
                    </a:xfrm>
                    <a:prstGeom prst="rect">
                      <a:avLst/>
                    </a:prstGeom>
                    <a:noFill/>
                    <a:ln>
                      <a:noFill/>
                    </a:ln>
                  </pic:spPr>
                </pic:pic>
              </a:graphicData>
            </a:graphic>
          </wp:inline>
        </w:drawing>
      </w:r>
    </w:p>
    <w:p w14:paraId="308DA5CD" w14:textId="77777777" w:rsidR="00324505" w:rsidRDefault="00324505" w:rsidP="005E2094">
      <w:pPr>
        <w:pStyle w:val="Statements"/>
        <w:rPr>
          <w:sz w:val="18"/>
        </w:rPr>
      </w:pPr>
    </w:p>
    <w:p w14:paraId="6CE23309" w14:textId="5FCA0694" w:rsidR="00324505" w:rsidRDefault="0024537F" w:rsidP="00324505">
      <w:pPr>
        <w:pStyle w:val="Statements"/>
        <w:jc w:val="center"/>
        <w:rPr>
          <w:sz w:val="18"/>
        </w:rPr>
      </w:pPr>
      <w:r>
        <w:rPr>
          <w:rStyle w:val="Label"/>
          <w:color w:val="auto"/>
          <w14:ligatures w14:val="standard"/>
        </w:rPr>
        <w:t>Fig. 9</w:t>
      </w:r>
      <w:r w:rsidR="00324505" w:rsidRPr="001B0E99">
        <w:rPr>
          <w:rStyle w:val="Label"/>
          <w:color w:val="auto"/>
          <w14:ligatures w14:val="standard"/>
        </w:rPr>
        <w:t>.</w:t>
      </w:r>
      <w:r w:rsidR="00324505" w:rsidRPr="001B0E99">
        <w:rPr>
          <w:color w:val="000000"/>
        </w:rPr>
        <w:t xml:space="preserve"> </w:t>
      </w:r>
      <w:r w:rsidR="00324505" w:rsidRPr="00E60A7F">
        <w:rPr>
          <w:b/>
        </w:rPr>
        <w:t xml:space="preserve">Welcome Screen and </w:t>
      </w:r>
      <w:r w:rsidR="00230663">
        <w:rPr>
          <w:b/>
        </w:rPr>
        <w:t>IMODS</w:t>
      </w:r>
      <w:r w:rsidR="00324505" w:rsidRPr="00E60A7F">
        <w:rPr>
          <w:b/>
        </w:rPr>
        <w:t xml:space="preserve"> Control Screen.</w:t>
      </w:r>
    </w:p>
    <w:p w14:paraId="3FE3AC1E" w14:textId="77777777" w:rsidR="00324505" w:rsidRDefault="00324505" w:rsidP="005E2094">
      <w:pPr>
        <w:pStyle w:val="Statements"/>
        <w:rPr>
          <w:sz w:val="18"/>
        </w:rPr>
      </w:pPr>
    </w:p>
    <w:p w14:paraId="1C4ED005" w14:textId="77777777" w:rsidR="00324505" w:rsidRDefault="00324505" w:rsidP="005E2094">
      <w:pPr>
        <w:pStyle w:val="Statements"/>
        <w:rPr>
          <w:sz w:val="18"/>
        </w:rPr>
      </w:pPr>
    </w:p>
    <w:p w14:paraId="1EE47C54" w14:textId="201C3B49" w:rsidR="00324505" w:rsidRDefault="00084CAA" w:rsidP="005E2094">
      <w:pPr>
        <w:pStyle w:val="Statements"/>
        <w:rPr>
          <w:sz w:val="18"/>
          <w:szCs w:val="18"/>
        </w:rPr>
      </w:pPr>
      <w:r>
        <w:rPr>
          <w:rFonts w:ascii="Linux Biolinum" w:hAnsi="Linux Biolinum" w:cs="Linux Biolinum"/>
          <w:i/>
          <w:sz w:val="18"/>
          <w:szCs w:val="18"/>
        </w:rPr>
        <w:t>5</w:t>
      </w:r>
      <w:r w:rsidR="00324505">
        <w:rPr>
          <w:rFonts w:ascii="Linux Biolinum" w:hAnsi="Linux Biolinum" w:cs="Linux Biolinum"/>
          <w:i/>
          <w:sz w:val="18"/>
          <w:szCs w:val="18"/>
        </w:rPr>
        <w:t>.1</w:t>
      </w:r>
      <w:r w:rsidR="00324505" w:rsidRPr="00324505">
        <w:rPr>
          <w:rFonts w:ascii="Linux Biolinum" w:hAnsi="Linux Biolinum" w:cs="Linux Biolinum"/>
          <w:i/>
          <w:sz w:val="18"/>
          <w:szCs w:val="18"/>
        </w:rPr>
        <w:t>.1</w:t>
      </w:r>
      <w:r w:rsidR="00324505" w:rsidRPr="00324505">
        <w:rPr>
          <w:rFonts w:ascii="Linux Biolinum" w:hAnsi="Linux Biolinum" w:cs="Linux Biolinum"/>
          <w:i/>
          <w:sz w:val="18"/>
          <w:szCs w:val="18"/>
        </w:rPr>
        <w:t> </w:t>
      </w:r>
      <w:r w:rsidR="00324505">
        <w:rPr>
          <w:rFonts w:ascii="Linux Biolinum" w:hAnsi="Linux Biolinum" w:cs="Linux Biolinum"/>
          <w:i/>
          <w:sz w:val="18"/>
          <w:szCs w:val="18"/>
        </w:rPr>
        <w:t>Welcome Screen:</w:t>
      </w:r>
      <w:r w:rsidR="00324505" w:rsidRPr="00324505">
        <w:rPr>
          <w:rFonts w:ascii="Linux Biolinum" w:hAnsi="Linux Biolinum" w:cs="Linux Biolinum"/>
          <w:i/>
          <w:sz w:val="18"/>
          <w:szCs w:val="18"/>
        </w:rPr>
        <w:t> </w:t>
      </w:r>
      <w:r w:rsidR="00324505">
        <w:rPr>
          <w:sz w:val="18"/>
          <w:szCs w:val="18"/>
        </w:rPr>
        <w:t xml:space="preserve">When the user opens the </w:t>
      </w:r>
      <w:r w:rsidR="00230663">
        <w:rPr>
          <w:sz w:val="18"/>
          <w:szCs w:val="18"/>
        </w:rPr>
        <w:t>IMODS</w:t>
      </w:r>
      <w:r w:rsidR="00324505">
        <w:rPr>
          <w:sz w:val="18"/>
          <w:szCs w:val="18"/>
        </w:rPr>
        <w:t xml:space="preserve"> application, he/she will first encounter the Welcome Screen. The user enters the username and password as allocated by the administrator, then the application successfully authenticates and takes to the main screen i.e., </w:t>
      </w:r>
      <w:r w:rsidR="00230663">
        <w:rPr>
          <w:sz w:val="18"/>
          <w:szCs w:val="18"/>
        </w:rPr>
        <w:t>IMODS</w:t>
      </w:r>
      <w:r w:rsidR="00324505">
        <w:rPr>
          <w:sz w:val="18"/>
          <w:szCs w:val="18"/>
        </w:rPr>
        <w:t xml:space="preserve"> Control Screen.</w:t>
      </w:r>
    </w:p>
    <w:p w14:paraId="286F44E0" w14:textId="77777777" w:rsidR="00324505" w:rsidRDefault="00324505" w:rsidP="005E2094">
      <w:pPr>
        <w:pStyle w:val="Statements"/>
        <w:rPr>
          <w:sz w:val="18"/>
          <w:szCs w:val="18"/>
        </w:rPr>
      </w:pPr>
    </w:p>
    <w:p w14:paraId="42DDFA3F" w14:textId="0A2CF5DC" w:rsidR="00324505" w:rsidRPr="00324505" w:rsidRDefault="00084CAA" w:rsidP="005E2094">
      <w:pPr>
        <w:pStyle w:val="Statements"/>
        <w:rPr>
          <w:sz w:val="18"/>
          <w:szCs w:val="18"/>
        </w:rPr>
      </w:pPr>
      <w:r>
        <w:rPr>
          <w:rFonts w:ascii="Linux Biolinum" w:hAnsi="Linux Biolinum" w:cs="Linux Biolinum"/>
          <w:i/>
          <w:sz w:val="18"/>
          <w:szCs w:val="18"/>
        </w:rPr>
        <w:t>5</w:t>
      </w:r>
      <w:r w:rsidR="00324505">
        <w:rPr>
          <w:rFonts w:ascii="Linux Biolinum" w:hAnsi="Linux Biolinum" w:cs="Linux Biolinum"/>
          <w:i/>
          <w:sz w:val="18"/>
          <w:szCs w:val="18"/>
        </w:rPr>
        <w:t>.1.2</w:t>
      </w:r>
      <w:r w:rsidR="00324505" w:rsidRPr="00324505">
        <w:rPr>
          <w:rFonts w:ascii="Linux Biolinum" w:hAnsi="Linux Biolinum" w:cs="Linux Biolinum"/>
          <w:i/>
          <w:sz w:val="18"/>
          <w:szCs w:val="18"/>
        </w:rPr>
        <w:t> </w:t>
      </w:r>
      <w:r w:rsidR="00230663">
        <w:rPr>
          <w:rFonts w:ascii="Linux Biolinum" w:hAnsi="Linux Biolinum" w:cs="Linux Biolinum"/>
          <w:i/>
          <w:sz w:val="18"/>
          <w:szCs w:val="18"/>
        </w:rPr>
        <w:t>IMODS</w:t>
      </w:r>
      <w:r w:rsidR="00324505">
        <w:rPr>
          <w:rFonts w:ascii="Linux Biolinum" w:hAnsi="Linux Biolinum" w:cs="Linux Biolinum"/>
          <w:i/>
          <w:sz w:val="18"/>
          <w:szCs w:val="18"/>
        </w:rPr>
        <w:t xml:space="preserve"> Control Screen:</w:t>
      </w:r>
      <w:r w:rsidR="00324505" w:rsidRPr="00324505">
        <w:rPr>
          <w:rFonts w:ascii="Linux Biolinum" w:hAnsi="Linux Biolinum" w:cs="Linux Biolinum"/>
          <w:i/>
          <w:sz w:val="18"/>
          <w:szCs w:val="18"/>
        </w:rPr>
        <w:t> </w:t>
      </w:r>
      <w:r w:rsidR="00324505">
        <w:rPr>
          <w:sz w:val="18"/>
          <w:szCs w:val="18"/>
        </w:rPr>
        <w:t xml:space="preserve">This will be the first point where user can choose to retrieve a </w:t>
      </w:r>
      <w:r w:rsidR="0060404C">
        <w:rPr>
          <w:sz w:val="18"/>
          <w:szCs w:val="18"/>
        </w:rPr>
        <w:t>requisite</w:t>
      </w:r>
      <w:r w:rsidR="00324505">
        <w:rPr>
          <w:sz w:val="18"/>
          <w:szCs w:val="18"/>
        </w:rPr>
        <w:t xml:space="preserve"> course using the </w:t>
      </w:r>
      <w:r w:rsidR="001A75CA">
        <w:rPr>
          <w:sz w:val="18"/>
          <w:szCs w:val="18"/>
        </w:rPr>
        <w:t>My-imods</w:t>
      </w:r>
      <w:r w:rsidR="00324505">
        <w:rPr>
          <w:sz w:val="18"/>
          <w:szCs w:val="18"/>
        </w:rPr>
        <w:t xml:space="preserve"> or create a new </w:t>
      </w:r>
      <w:r w:rsidR="00FF2B1B">
        <w:rPr>
          <w:sz w:val="18"/>
          <w:szCs w:val="18"/>
        </w:rPr>
        <w:t>IMODS</w:t>
      </w:r>
      <w:r w:rsidR="00324505">
        <w:rPr>
          <w:sz w:val="18"/>
          <w:szCs w:val="18"/>
        </w:rPr>
        <w:t xml:space="preserve"> profile for a new course to be taught.</w:t>
      </w:r>
    </w:p>
    <w:p w14:paraId="22AA0E49" w14:textId="77777777" w:rsidR="00324505" w:rsidRPr="00A3485B" w:rsidRDefault="00324505" w:rsidP="005E2094">
      <w:pPr>
        <w:pStyle w:val="Statements"/>
        <w:rPr>
          <w:sz w:val="18"/>
        </w:rPr>
      </w:pPr>
    </w:p>
    <w:p w14:paraId="275D2480" w14:textId="1E0642FC" w:rsidR="005E2094" w:rsidRDefault="0060404C" w:rsidP="005E2094">
      <w:pPr>
        <w:pStyle w:val="Head2"/>
        <w:rPr>
          <w:sz w:val="18"/>
        </w:rPr>
      </w:pPr>
      <w:r w:rsidRPr="0060404C">
        <w:rPr>
          <w:noProof/>
          <w:sz w:val="18"/>
        </w:rPr>
        <w:drawing>
          <wp:inline distT="0" distB="0" distL="0" distR="0" wp14:anchorId="0B2E38E0" wp14:editId="3F76E005">
            <wp:extent cx="1714524" cy="1313664"/>
            <wp:effectExtent l="0" t="0" r="0" b="7620"/>
            <wp:docPr id="29" name="Picture 29" descr="Screenshots/3_Course%20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3_Course%20Detail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673" cy="1321440"/>
                    </a:xfrm>
                    <a:prstGeom prst="rect">
                      <a:avLst/>
                    </a:prstGeom>
                    <a:noFill/>
                    <a:ln>
                      <a:noFill/>
                    </a:ln>
                  </pic:spPr>
                </pic:pic>
              </a:graphicData>
            </a:graphic>
          </wp:inline>
        </w:drawing>
      </w:r>
      <w:r w:rsidRPr="0060404C">
        <w:rPr>
          <w:sz w:val="18"/>
        </w:rPr>
        <w:t xml:space="preserve">      </w:t>
      </w:r>
      <w:r w:rsidRPr="0060404C">
        <w:rPr>
          <w:noProof/>
          <w:sz w:val="18"/>
        </w:rPr>
        <w:drawing>
          <wp:inline distT="0" distB="0" distL="0" distR="0" wp14:anchorId="37A0D8EC" wp14:editId="581A17E3">
            <wp:extent cx="1771983" cy="1326830"/>
            <wp:effectExtent l="0" t="0" r="6350" b="0"/>
            <wp:docPr id="30" name="Picture 30" descr="Screenshots/4_Course%20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4_Course%20Descrip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3917" cy="1350742"/>
                    </a:xfrm>
                    <a:prstGeom prst="rect">
                      <a:avLst/>
                    </a:prstGeom>
                    <a:noFill/>
                    <a:ln>
                      <a:noFill/>
                    </a:ln>
                  </pic:spPr>
                </pic:pic>
              </a:graphicData>
            </a:graphic>
          </wp:inline>
        </w:drawing>
      </w:r>
      <w:r>
        <w:rPr>
          <w:sz w:val="18"/>
        </w:rPr>
        <w:t xml:space="preserve">   </w:t>
      </w:r>
      <w:r w:rsidR="003F4477">
        <w:rPr>
          <w:noProof/>
          <w:sz w:val="18"/>
        </w:rPr>
        <w:drawing>
          <wp:inline distT="0" distB="0" distL="0" distR="0" wp14:anchorId="515CC1E9" wp14:editId="66BC78D9">
            <wp:extent cx="1743954" cy="1337328"/>
            <wp:effectExtent l="0" t="0" r="8890" b="8890"/>
            <wp:docPr id="10" name="Picture 10" descr="Screenshots/5_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5_Schedu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1458" cy="1350751"/>
                    </a:xfrm>
                    <a:prstGeom prst="rect">
                      <a:avLst/>
                    </a:prstGeom>
                    <a:noFill/>
                    <a:ln>
                      <a:noFill/>
                    </a:ln>
                  </pic:spPr>
                </pic:pic>
              </a:graphicData>
            </a:graphic>
          </wp:inline>
        </w:drawing>
      </w:r>
    </w:p>
    <w:p w14:paraId="4EAEEE2F" w14:textId="77777777" w:rsidR="0060404C" w:rsidRDefault="0060404C" w:rsidP="0060404C">
      <w:pPr>
        <w:pStyle w:val="Statements"/>
        <w:rPr>
          <w:rFonts w:ascii="Linux Biolinum" w:hAnsi="Linux Biolinum" w:cs="Linux Biolinum"/>
          <w:i/>
          <w:sz w:val="18"/>
          <w:szCs w:val="18"/>
        </w:rPr>
      </w:pPr>
    </w:p>
    <w:p w14:paraId="258F010B" w14:textId="684EA52E" w:rsidR="00E60A7F" w:rsidRPr="00E60A7F" w:rsidRDefault="0024537F" w:rsidP="00E60A7F">
      <w:pPr>
        <w:pStyle w:val="Statements"/>
        <w:jc w:val="center"/>
        <w:rPr>
          <w:sz w:val="18"/>
        </w:rPr>
      </w:pPr>
      <w:r>
        <w:rPr>
          <w:rStyle w:val="Label"/>
          <w:color w:val="auto"/>
          <w14:ligatures w14:val="standard"/>
        </w:rPr>
        <w:t>Fig. 10</w:t>
      </w:r>
      <w:r w:rsidR="00E60A7F" w:rsidRPr="001B0E99">
        <w:rPr>
          <w:rStyle w:val="Label"/>
          <w:color w:val="auto"/>
          <w14:ligatures w14:val="standard"/>
        </w:rPr>
        <w:t>.</w:t>
      </w:r>
      <w:r w:rsidR="00E60A7F" w:rsidRPr="001B0E99">
        <w:rPr>
          <w:color w:val="000000"/>
        </w:rPr>
        <w:t xml:space="preserve"> </w:t>
      </w:r>
      <w:r w:rsidR="00E60A7F">
        <w:rPr>
          <w:b/>
        </w:rPr>
        <w:t>Course Details Screen, Course Description Screen and Schedule Screen</w:t>
      </w:r>
    </w:p>
    <w:p w14:paraId="7A27DBA2" w14:textId="77777777" w:rsidR="00E60A7F" w:rsidRDefault="00E60A7F" w:rsidP="0060404C">
      <w:pPr>
        <w:pStyle w:val="Statements"/>
        <w:rPr>
          <w:rFonts w:ascii="Linux Biolinum" w:hAnsi="Linux Biolinum" w:cs="Linux Biolinum"/>
          <w:i/>
          <w:sz w:val="18"/>
          <w:szCs w:val="18"/>
        </w:rPr>
      </w:pPr>
    </w:p>
    <w:p w14:paraId="3242935E" w14:textId="3D537EEE" w:rsidR="0060404C" w:rsidRDefault="00084CAA" w:rsidP="0060404C">
      <w:pPr>
        <w:pStyle w:val="Statements"/>
        <w:rPr>
          <w:sz w:val="18"/>
          <w:szCs w:val="18"/>
        </w:rPr>
      </w:pPr>
      <w:r>
        <w:rPr>
          <w:rFonts w:ascii="Linux Biolinum" w:hAnsi="Linux Biolinum" w:cs="Linux Biolinum"/>
          <w:i/>
          <w:sz w:val="18"/>
          <w:szCs w:val="18"/>
        </w:rPr>
        <w:t>5</w:t>
      </w:r>
      <w:r w:rsidR="0060404C">
        <w:rPr>
          <w:rFonts w:ascii="Linux Biolinum" w:hAnsi="Linux Biolinum" w:cs="Linux Biolinum"/>
          <w:i/>
          <w:sz w:val="18"/>
          <w:szCs w:val="18"/>
        </w:rPr>
        <w:t>.1.3</w:t>
      </w:r>
      <w:r w:rsidR="0060404C" w:rsidRPr="00324505">
        <w:rPr>
          <w:rFonts w:ascii="Linux Biolinum" w:hAnsi="Linux Biolinum" w:cs="Linux Biolinum"/>
          <w:i/>
          <w:sz w:val="18"/>
          <w:szCs w:val="18"/>
        </w:rPr>
        <w:t> </w:t>
      </w:r>
      <w:r w:rsidR="0060404C">
        <w:rPr>
          <w:rFonts w:ascii="Linux Biolinum" w:hAnsi="Linux Biolinum" w:cs="Linux Biolinum"/>
          <w:i/>
          <w:sz w:val="18"/>
          <w:szCs w:val="18"/>
        </w:rPr>
        <w:t>Course Details Screen:</w:t>
      </w:r>
      <w:r w:rsidR="0060404C" w:rsidRPr="00324505">
        <w:rPr>
          <w:rFonts w:ascii="Linux Biolinum" w:hAnsi="Linux Biolinum" w:cs="Linux Biolinum"/>
          <w:i/>
          <w:sz w:val="18"/>
          <w:szCs w:val="18"/>
        </w:rPr>
        <w:t> </w:t>
      </w:r>
      <w:r w:rsidR="0060404C">
        <w:rPr>
          <w:sz w:val="18"/>
          <w:szCs w:val="18"/>
        </w:rPr>
        <w:t xml:space="preserve">This screen </w:t>
      </w:r>
      <w:r w:rsidR="00E60A7F">
        <w:rPr>
          <w:sz w:val="18"/>
          <w:szCs w:val="18"/>
        </w:rPr>
        <w:t>obtains</w:t>
      </w:r>
      <w:r w:rsidR="0060404C">
        <w:rPr>
          <w:sz w:val="18"/>
          <w:szCs w:val="18"/>
        </w:rPr>
        <w:t xml:space="preserve"> course details like: Course Title, Course Number, Course URL, Classroom Location and Sem</w:t>
      </w:r>
      <w:r w:rsidR="00561C5F">
        <w:rPr>
          <w:sz w:val="18"/>
          <w:szCs w:val="18"/>
        </w:rPr>
        <w:t>e</w:t>
      </w:r>
      <w:r w:rsidR="0060404C">
        <w:rPr>
          <w:sz w:val="18"/>
          <w:szCs w:val="18"/>
        </w:rPr>
        <w:t>ster in which the course is being imparted.</w:t>
      </w:r>
    </w:p>
    <w:p w14:paraId="3F1C4D9F" w14:textId="77777777" w:rsidR="0060404C" w:rsidRDefault="0060404C" w:rsidP="0060404C">
      <w:pPr>
        <w:pStyle w:val="Statements"/>
        <w:rPr>
          <w:sz w:val="18"/>
          <w:szCs w:val="18"/>
        </w:rPr>
      </w:pPr>
    </w:p>
    <w:p w14:paraId="3BDAA9C0" w14:textId="7D31AEA4" w:rsidR="0060404C" w:rsidRDefault="00084CAA" w:rsidP="0060404C">
      <w:pPr>
        <w:pStyle w:val="Statements"/>
        <w:rPr>
          <w:sz w:val="18"/>
          <w:szCs w:val="18"/>
        </w:rPr>
      </w:pPr>
      <w:r>
        <w:rPr>
          <w:rFonts w:ascii="Linux Biolinum" w:hAnsi="Linux Biolinum" w:cs="Linux Biolinum"/>
          <w:i/>
          <w:sz w:val="18"/>
          <w:szCs w:val="18"/>
        </w:rPr>
        <w:t>5</w:t>
      </w:r>
      <w:r w:rsidR="0060404C">
        <w:rPr>
          <w:rFonts w:ascii="Linux Biolinum" w:hAnsi="Linux Biolinum" w:cs="Linux Biolinum"/>
          <w:i/>
          <w:sz w:val="18"/>
          <w:szCs w:val="18"/>
        </w:rPr>
        <w:t>.1.4</w:t>
      </w:r>
      <w:r w:rsidR="0060404C" w:rsidRPr="00324505">
        <w:rPr>
          <w:rFonts w:ascii="Linux Biolinum" w:hAnsi="Linux Biolinum" w:cs="Linux Biolinum"/>
          <w:i/>
          <w:sz w:val="18"/>
          <w:szCs w:val="18"/>
        </w:rPr>
        <w:t> </w:t>
      </w:r>
      <w:r w:rsidR="0060404C">
        <w:rPr>
          <w:rFonts w:ascii="Linux Biolinum" w:hAnsi="Linux Biolinum" w:cs="Linux Biolinum"/>
          <w:i/>
          <w:sz w:val="18"/>
          <w:szCs w:val="18"/>
        </w:rPr>
        <w:t>Course Description</w:t>
      </w:r>
      <w:r w:rsidR="00A66501">
        <w:rPr>
          <w:rFonts w:ascii="Linux Biolinum" w:hAnsi="Linux Biolinum" w:cs="Linux Biolinum"/>
          <w:i/>
          <w:sz w:val="18"/>
          <w:szCs w:val="18"/>
        </w:rPr>
        <w:t xml:space="preserve"> Screen</w:t>
      </w:r>
      <w:r w:rsidR="0060404C">
        <w:rPr>
          <w:rFonts w:ascii="Linux Biolinum" w:hAnsi="Linux Biolinum" w:cs="Linux Biolinum"/>
          <w:i/>
          <w:sz w:val="18"/>
          <w:szCs w:val="18"/>
        </w:rPr>
        <w:t>:</w:t>
      </w:r>
      <w:r w:rsidR="0060404C" w:rsidRPr="00324505">
        <w:rPr>
          <w:rFonts w:ascii="Linux Biolinum" w:hAnsi="Linux Biolinum" w:cs="Linux Biolinum"/>
          <w:i/>
          <w:sz w:val="18"/>
          <w:szCs w:val="18"/>
        </w:rPr>
        <w:t> </w:t>
      </w:r>
      <w:r w:rsidR="0060404C">
        <w:rPr>
          <w:sz w:val="18"/>
          <w:szCs w:val="18"/>
        </w:rPr>
        <w:t xml:space="preserve">This </w:t>
      </w:r>
      <w:r w:rsidR="00F306A1">
        <w:rPr>
          <w:sz w:val="18"/>
          <w:szCs w:val="18"/>
        </w:rPr>
        <w:t xml:space="preserve">screen </w:t>
      </w:r>
      <w:r w:rsidR="00E60A7F">
        <w:rPr>
          <w:sz w:val="18"/>
          <w:szCs w:val="18"/>
        </w:rPr>
        <w:t>obtains the details of Course Overview, Subject Area, kind of Audience, Credit Hours, Time Ratio and Number of Seats</w:t>
      </w:r>
      <w:r w:rsidR="0060404C">
        <w:rPr>
          <w:sz w:val="18"/>
          <w:szCs w:val="18"/>
        </w:rPr>
        <w:t>.</w:t>
      </w:r>
    </w:p>
    <w:p w14:paraId="004397A4" w14:textId="77777777" w:rsidR="00E60A7F" w:rsidRDefault="00E60A7F" w:rsidP="0060404C">
      <w:pPr>
        <w:pStyle w:val="Statements"/>
        <w:rPr>
          <w:sz w:val="18"/>
          <w:szCs w:val="18"/>
        </w:rPr>
      </w:pPr>
    </w:p>
    <w:p w14:paraId="3C1D1AC9" w14:textId="54632EB3" w:rsidR="00E60A7F" w:rsidRDefault="00084CAA" w:rsidP="0060404C">
      <w:pPr>
        <w:pStyle w:val="Statements"/>
        <w:rPr>
          <w:sz w:val="18"/>
          <w:szCs w:val="18"/>
        </w:rPr>
      </w:pPr>
      <w:r>
        <w:rPr>
          <w:rFonts w:ascii="Linux Biolinum" w:hAnsi="Linux Biolinum" w:cs="Linux Biolinum"/>
          <w:i/>
          <w:sz w:val="18"/>
          <w:szCs w:val="18"/>
        </w:rPr>
        <w:t>5</w:t>
      </w:r>
      <w:r w:rsidR="00E60A7F">
        <w:rPr>
          <w:rFonts w:ascii="Linux Biolinum" w:hAnsi="Linux Biolinum" w:cs="Linux Biolinum"/>
          <w:i/>
          <w:sz w:val="18"/>
          <w:szCs w:val="18"/>
        </w:rPr>
        <w:t>.1</w:t>
      </w:r>
      <w:r w:rsidR="00FD1384">
        <w:rPr>
          <w:rFonts w:ascii="Linux Biolinum" w:hAnsi="Linux Biolinum" w:cs="Linux Biolinum"/>
          <w:i/>
          <w:sz w:val="18"/>
          <w:szCs w:val="18"/>
        </w:rPr>
        <w:t>.5</w:t>
      </w:r>
      <w:r w:rsidR="00E60A7F" w:rsidRPr="00324505">
        <w:rPr>
          <w:rFonts w:ascii="Linux Biolinum" w:hAnsi="Linux Biolinum" w:cs="Linux Biolinum"/>
          <w:i/>
          <w:sz w:val="18"/>
          <w:szCs w:val="18"/>
        </w:rPr>
        <w:t> </w:t>
      </w:r>
      <w:r w:rsidR="00E60A7F">
        <w:rPr>
          <w:rFonts w:ascii="Linux Biolinum" w:hAnsi="Linux Biolinum" w:cs="Linux Biolinum"/>
          <w:i/>
          <w:sz w:val="18"/>
          <w:szCs w:val="18"/>
        </w:rPr>
        <w:t>Schedule</w:t>
      </w:r>
      <w:r w:rsidR="00A66501">
        <w:rPr>
          <w:rFonts w:ascii="Linux Biolinum" w:hAnsi="Linux Biolinum" w:cs="Linux Biolinum"/>
          <w:i/>
          <w:sz w:val="18"/>
          <w:szCs w:val="18"/>
        </w:rPr>
        <w:t xml:space="preserve"> Screen</w:t>
      </w:r>
      <w:r w:rsidR="00E60A7F">
        <w:rPr>
          <w:rFonts w:ascii="Linux Biolinum" w:hAnsi="Linux Biolinum" w:cs="Linux Biolinum"/>
          <w:i/>
          <w:sz w:val="18"/>
          <w:szCs w:val="18"/>
        </w:rPr>
        <w:t>:</w:t>
      </w:r>
      <w:r w:rsidR="00E60A7F" w:rsidRPr="00324505">
        <w:rPr>
          <w:rFonts w:ascii="Linux Biolinum" w:hAnsi="Linux Biolinum" w:cs="Linux Biolinum"/>
          <w:i/>
          <w:sz w:val="18"/>
          <w:szCs w:val="18"/>
        </w:rPr>
        <w:t> </w:t>
      </w:r>
      <w:r w:rsidR="00E60A7F">
        <w:rPr>
          <w:sz w:val="18"/>
          <w:szCs w:val="18"/>
        </w:rPr>
        <w:t xml:space="preserve">This screen obtains the details of Start Date, End Date and Start Time and End Time and </w:t>
      </w:r>
      <w:r w:rsidR="003F4477">
        <w:rPr>
          <w:sz w:val="18"/>
          <w:szCs w:val="18"/>
        </w:rPr>
        <w:t>details regarding the r</w:t>
      </w:r>
      <w:r w:rsidR="00E60A7F">
        <w:rPr>
          <w:sz w:val="18"/>
          <w:szCs w:val="18"/>
        </w:rPr>
        <w:t>epetition of the classes within the course time-frame.</w:t>
      </w:r>
    </w:p>
    <w:p w14:paraId="709C8EDB" w14:textId="77777777" w:rsidR="00E60A7F" w:rsidRDefault="00E60A7F" w:rsidP="0060404C">
      <w:pPr>
        <w:pStyle w:val="Statements"/>
        <w:rPr>
          <w:sz w:val="18"/>
          <w:szCs w:val="18"/>
        </w:rPr>
      </w:pPr>
    </w:p>
    <w:p w14:paraId="41215960" w14:textId="6A7C15B5" w:rsidR="00E60A7F" w:rsidRDefault="007768C3" w:rsidP="0060404C">
      <w:pPr>
        <w:pStyle w:val="Statements"/>
        <w:rPr>
          <w:sz w:val="18"/>
          <w:szCs w:val="18"/>
        </w:rPr>
      </w:pPr>
      <w:r>
        <w:rPr>
          <w:noProof/>
          <w:sz w:val="18"/>
          <w:szCs w:val="18"/>
        </w:rPr>
        <w:lastRenderedPageBreak/>
        <w:drawing>
          <wp:inline distT="0" distB="0" distL="0" distR="0" wp14:anchorId="6ACA4A01" wp14:editId="6809127C">
            <wp:extent cx="1554806" cy="1212948"/>
            <wp:effectExtent l="0" t="0" r="0" b="6350"/>
            <wp:docPr id="12" name="Picture 12" descr="Screenshots/6_Course%20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6_Course%20Polic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5748" cy="1237087"/>
                    </a:xfrm>
                    <a:prstGeom prst="rect">
                      <a:avLst/>
                    </a:prstGeom>
                    <a:noFill/>
                    <a:ln>
                      <a:noFill/>
                    </a:ln>
                  </pic:spPr>
                </pic:pic>
              </a:graphicData>
            </a:graphic>
          </wp:inline>
        </w:drawing>
      </w:r>
      <w:r w:rsidR="00E60A7F">
        <w:rPr>
          <w:sz w:val="18"/>
          <w:szCs w:val="18"/>
        </w:rPr>
        <w:t xml:space="preserve">    </w:t>
      </w:r>
      <w:r w:rsidR="00E60A7F">
        <w:rPr>
          <w:noProof/>
          <w:sz w:val="18"/>
          <w:szCs w:val="18"/>
        </w:rPr>
        <w:drawing>
          <wp:inline distT="0" distB="0" distL="0" distR="0" wp14:anchorId="409930B6" wp14:editId="0E761FA3">
            <wp:extent cx="1830040" cy="1186180"/>
            <wp:effectExtent l="0" t="0" r="0" b="7620"/>
            <wp:docPr id="34" name="Picture 34" descr="Screenshots/7_Instru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7_Instructo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4841" cy="1280036"/>
                    </a:xfrm>
                    <a:prstGeom prst="rect">
                      <a:avLst/>
                    </a:prstGeom>
                    <a:noFill/>
                    <a:ln>
                      <a:noFill/>
                    </a:ln>
                  </pic:spPr>
                </pic:pic>
              </a:graphicData>
            </a:graphic>
          </wp:inline>
        </w:drawing>
      </w:r>
      <w:r w:rsidR="00E60A7F">
        <w:rPr>
          <w:sz w:val="18"/>
          <w:szCs w:val="18"/>
        </w:rPr>
        <w:t xml:space="preserve">   </w:t>
      </w:r>
      <w:r w:rsidR="00E60A7F">
        <w:rPr>
          <w:noProof/>
          <w:sz w:val="18"/>
          <w:szCs w:val="18"/>
        </w:rPr>
        <w:drawing>
          <wp:inline distT="0" distB="0" distL="0" distR="0" wp14:anchorId="1361139E" wp14:editId="4624B79A">
            <wp:extent cx="1892935" cy="1221106"/>
            <wp:effectExtent l="0" t="0" r="12065" b="0"/>
            <wp:docPr id="35" name="Picture 35" descr="Screenshots/8_Instructor%20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8_Instructor%20Detai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804" cy="1223602"/>
                    </a:xfrm>
                    <a:prstGeom prst="rect">
                      <a:avLst/>
                    </a:prstGeom>
                    <a:noFill/>
                    <a:ln>
                      <a:noFill/>
                    </a:ln>
                  </pic:spPr>
                </pic:pic>
              </a:graphicData>
            </a:graphic>
          </wp:inline>
        </w:drawing>
      </w:r>
    </w:p>
    <w:p w14:paraId="376E8E6B" w14:textId="77777777" w:rsidR="00E60A7F" w:rsidRDefault="00E60A7F" w:rsidP="0060404C">
      <w:pPr>
        <w:pStyle w:val="Statements"/>
        <w:rPr>
          <w:sz w:val="18"/>
          <w:szCs w:val="18"/>
        </w:rPr>
      </w:pPr>
    </w:p>
    <w:p w14:paraId="4EAFAC79" w14:textId="70886097" w:rsidR="00E60A7F" w:rsidRPr="00E60A7F" w:rsidRDefault="0024537F" w:rsidP="00E60A7F">
      <w:pPr>
        <w:pStyle w:val="Statements"/>
        <w:jc w:val="center"/>
        <w:rPr>
          <w:sz w:val="18"/>
        </w:rPr>
      </w:pPr>
      <w:r>
        <w:rPr>
          <w:rStyle w:val="Label"/>
          <w:color w:val="auto"/>
          <w14:ligatures w14:val="standard"/>
        </w:rPr>
        <w:t>Fig. 11</w:t>
      </w:r>
      <w:r w:rsidR="00E60A7F" w:rsidRPr="001B0E99">
        <w:rPr>
          <w:rStyle w:val="Label"/>
          <w:color w:val="auto"/>
          <w14:ligatures w14:val="standard"/>
        </w:rPr>
        <w:t>.</w:t>
      </w:r>
      <w:r w:rsidR="00E60A7F" w:rsidRPr="001B0E99">
        <w:rPr>
          <w:color w:val="000000"/>
        </w:rPr>
        <w:t xml:space="preserve"> </w:t>
      </w:r>
      <w:r w:rsidR="00E60A7F">
        <w:rPr>
          <w:b/>
        </w:rPr>
        <w:t>Course Policy Screen, Instructors Screen and Instructor Detail Screen</w:t>
      </w:r>
    </w:p>
    <w:p w14:paraId="4478868F" w14:textId="77777777" w:rsidR="00E60A7F" w:rsidRDefault="00E60A7F" w:rsidP="00E60A7F">
      <w:pPr>
        <w:pStyle w:val="Statements"/>
        <w:rPr>
          <w:rFonts w:ascii="Linux Biolinum" w:hAnsi="Linux Biolinum" w:cs="Linux Biolinum"/>
          <w:i/>
          <w:sz w:val="18"/>
          <w:szCs w:val="18"/>
        </w:rPr>
      </w:pPr>
    </w:p>
    <w:p w14:paraId="5ECEE54D" w14:textId="29EBE533" w:rsidR="00E60A7F" w:rsidRDefault="00084CAA" w:rsidP="00E60A7F">
      <w:pPr>
        <w:pStyle w:val="Statements"/>
        <w:rPr>
          <w:sz w:val="18"/>
          <w:szCs w:val="18"/>
        </w:rPr>
      </w:pPr>
      <w:r>
        <w:rPr>
          <w:rFonts w:ascii="Linux Biolinum" w:hAnsi="Linux Biolinum" w:cs="Linux Biolinum"/>
          <w:i/>
          <w:sz w:val="18"/>
          <w:szCs w:val="18"/>
        </w:rPr>
        <w:t>5</w:t>
      </w:r>
      <w:r w:rsidR="00E60A7F">
        <w:rPr>
          <w:rFonts w:ascii="Linux Biolinum" w:hAnsi="Linux Biolinum" w:cs="Linux Biolinum"/>
          <w:i/>
          <w:sz w:val="18"/>
          <w:szCs w:val="18"/>
        </w:rPr>
        <w:t>.1</w:t>
      </w:r>
      <w:r w:rsidR="00FD1384">
        <w:rPr>
          <w:rFonts w:ascii="Linux Biolinum" w:hAnsi="Linux Biolinum" w:cs="Linux Biolinum"/>
          <w:i/>
          <w:sz w:val="18"/>
          <w:szCs w:val="18"/>
        </w:rPr>
        <w:t>.6</w:t>
      </w:r>
      <w:r w:rsidR="00E60A7F" w:rsidRPr="00324505">
        <w:rPr>
          <w:rFonts w:ascii="Linux Biolinum" w:hAnsi="Linux Biolinum" w:cs="Linux Biolinum"/>
          <w:i/>
          <w:sz w:val="18"/>
          <w:szCs w:val="18"/>
        </w:rPr>
        <w:t> </w:t>
      </w:r>
      <w:r w:rsidR="00E60A7F">
        <w:rPr>
          <w:rFonts w:ascii="Linux Biolinum" w:hAnsi="Linux Biolinum" w:cs="Linux Biolinum"/>
          <w:i/>
          <w:sz w:val="18"/>
          <w:szCs w:val="18"/>
        </w:rPr>
        <w:t>Course Policy Screen:</w:t>
      </w:r>
      <w:r w:rsidR="00E60A7F" w:rsidRPr="00324505">
        <w:rPr>
          <w:rFonts w:ascii="Linux Biolinum" w:hAnsi="Linux Biolinum" w:cs="Linux Biolinum"/>
          <w:i/>
          <w:sz w:val="18"/>
          <w:szCs w:val="18"/>
        </w:rPr>
        <w:t> </w:t>
      </w:r>
      <w:r w:rsidR="00E60A7F">
        <w:rPr>
          <w:sz w:val="18"/>
          <w:szCs w:val="18"/>
        </w:rPr>
        <w:t xml:space="preserve">This screen obtains course policy details like: </w:t>
      </w:r>
      <w:r w:rsidR="00684753">
        <w:rPr>
          <w:sz w:val="18"/>
          <w:szCs w:val="18"/>
        </w:rPr>
        <w:t>Grading Procedure</w:t>
      </w:r>
      <w:r w:rsidR="00E60A7F">
        <w:rPr>
          <w:sz w:val="18"/>
          <w:szCs w:val="18"/>
        </w:rPr>
        <w:t xml:space="preserve">, </w:t>
      </w:r>
      <w:r w:rsidR="00684753">
        <w:rPr>
          <w:sz w:val="18"/>
          <w:szCs w:val="18"/>
        </w:rPr>
        <w:t>Attendance and Tardiness</w:t>
      </w:r>
      <w:r w:rsidR="00E60A7F">
        <w:rPr>
          <w:sz w:val="18"/>
          <w:szCs w:val="18"/>
        </w:rPr>
        <w:t xml:space="preserve">, </w:t>
      </w:r>
      <w:r w:rsidR="00FD1384">
        <w:rPr>
          <w:sz w:val="18"/>
          <w:szCs w:val="18"/>
        </w:rPr>
        <w:t>Class Participation</w:t>
      </w:r>
      <w:r w:rsidR="00E60A7F">
        <w:rPr>
          <w:sz w:val="18"/>
          <w:szCs w:val="18"/>
        </w:rPr>
        <w:t xml:space="preserve">, </w:t>
      </w:r>
      <w:r w:rsidR="00FD1384">
        <w:rPr>
          <w:sz w:val="18"/>
          <w:szCs w:val="18"/>
        </w:rPr>
        <w:t>Professional Conduct, Missed Exams</w:t>
      </w:r>
      <w:r w:rsidR="00E60A7F">
        <w:rPr>
          <w:sz w:val="18"/>
          <w:szCs w:val="18"/>
        </w:rPr>
        <w:t xml:space="preserve"> and </w:t>
      </w:r>
      <w:r w:rsidR="00FD1384">
        <w:rPr>
          <w:sz w:val="18"/>
          <w:szCs w:val="18"/>
        </w:rPr>
        <w:t>Missed Assignments</w:t>
      </w:r>
      <w:r w:rsidR="00E60A7F">
        <w:rPr>
          <w:sz w:val="18"/>
          <w:szCs w:val="18"/>
        </w:rPr>
        <w:t>.</w:t>
      </w:r>
    </w:p>
    <w:p w14:paraId="423FB482" w14:textId="77777777" w:rsidR="00E60A7F" w:rsidRDefault="00E60A7F" w:rsidP="00E60A7F">
      <w:pPr>
        <w:pStyle w:val="Statements"/>
        <w:rPr>
          <w:sz w:val="18"/>
          <w:szCs w:val="18"/>
        </w:rPr>
      </w:pPr>
    </w:p>
    <w:p w14:paraId="20FCAA88" w14:textId="68188B5F" w:rsidR="00E60A7F" w:rsidRDefault="00084CAA" w:rsidP="00E60A7F">
      <w:pPr>
        <w:pStyle w:val="Statements"/>
        <w:rPr>
          <w:sz w:val="18"/>
          <w:szCs w:val="18"/>
        </w:rPr>
      </w:pPr>
      <w:r>
        <w:rPr>
          <w:rFonts w:ascii="Linux Biolinum" w:hAnsi="Linux Biolinum" w:cs="Linux Biolinum"/>
          <w:i/>
          <w:sz w:val="18"/>
          <w:szCs w:val="18"/>
        </w:rPr>
        <w:t>5</w:t>
      </w:r>
      <w:r w:rsidR="00E60A7F">
        <w:rPr>
          <w:rFonts w:ascii="Linux Biolinum" w:hAnsi="Linux Biolinum" w:cs="Linux Biolinum"/>
          <w:i/>
          <w:sz w:val="18"/>
          <w:szCs w:val="18"/>
        </w:rPr>
        <w:t>.1</w:t>
      </w:r>
      <w:r w:rsidR="00FD1384">
        <w:rPr>
          <w:rFonts w:ascii="Linux Biolinum" w:hAnsi="Linux Biolinum" w:cs="Linux Biolinum"/>
          <w:i/>
          <w:sz w:val="18"/>
          <w:szCs w:val="18"/>
        </w:rPr>
        <w:t>.7</w:t>
      </w:r>
      <w:r w:rsidR="00E60A7F" w:rsidRPr="00324505">
        <w:rPr>
          <w:rFonts w:ascii="Linux Biolinum" w:hAnsi="Linux Biolinum" w:cs="Linux Biolinum"/>
          <w:i/>
          <w:sz w:val="18"/>
          <w:szCs w:val="18"/>
        </w:rPr>
        <w:t> </w:t>
      </w:r>
      <w:r w:rsidR="00A66501">
        <w:rPr>
          <w:rFonts w:ascii="Linux Biolinum" w:hAnsi="Linux Biolinum" w:cs="Linux Biolinum"/>
          <w:i/>
          <w:sz w:val="18"/>
          <w:szCs w:val="18"/>
        </w:rPr>
        <w:t>Instructors Screen</w:t>
      </w:r>
      <w:r w:rsidR="00E60A7F">
        <w:rPr>
          <w:rFonts w:ascii="Linux Biolinum" w:hAnsi="Linux Biolinum" w:cs="Linux Biolinum"/>
          <w:i/>
          <w:sz w:val="18"/>
          <w:szCs w:val="18"/>
        </w:rPr>
        <w:t>:</w:t>
      </w:r>
      <w:r w:rsidR="00E60A7F" w:rsidRPr="00324505">
        <w:rPr>
          <w:rFonts w:ascii="Linux Biolinum" w:hAnsi="Linux Biolinum" w:cs="Linux Biolinum"/>
          <w:i/>
          <w:sz w:val="18"/>
          <w:szCs w:val="18"/>
        </w:rPr>
        <w:t> </w:t>
      </w:r>
      <w:r w:rsidR="00E60A7F">
        <w:rPr>
          <w:sz w:val="18"/>
          <w:szCs w:val="18"/>
        </w:rPr>
        <w:t xml:space="preserve">This screen </w:t>
      </w:r>
      <w:r w:rsidR="00A66501">
        <w:rPr>
          <w:sz w:val="18"/>
          <w:szCs w:val="18"/>
        </w:rPr>
        <w:t>shows the list of Instructors and associated personnel with respect to the course</w:t>
      </w:r>
      <w:r w:rsidR="00E60A7F">
        <w:rPr>
          <w:sz w:val="18"/>
          <w:szCs w:val="18"/>
        </w:rPr>
        <w:t>.</w:t>
      </w:r>
    </w:p>
    <w:p w14:paraId="1826EBF1" w14:textId="77777777" w:rsidR="00E60A7F" w:rsidRDefault="00E60A7F" w:rsidP="00E60A7F">
      <w:pPr>
        <w:pStyle w:val="Statements"/>
        <w:rPr>
          <w:sz w:val="18"/>
          <w:szCs w:val="18"/>
        </w:rPr>
      </w:pPr>
    </w:p>
    <w:p w14:paraId="275A70D8" w14:textId="0C57FE7C" w:rsidR="00E60A7F" w:rsidRDefault="00084CAA" w:rsidP="00E60A7F">
      <w:pPr>
        <w:pStyle w:val="Statements"/>
        <w:rPr>
          <w:sz w:val="18"/>
          <w:szCs w:val="18"/>
        </w:rPr>
      </w:pPr>
      <w:r>
        <w:rPr>
          <w:rFonts w:ascii="Linux Biolinum" w:hAnsi="Linux Biolinum" w:cs="Linux Biolinum"/>
          <w:i/>
          <w:sz w:val="18"/>
          <w:szCs w:val="18"/>
        </w:rPr>
        <w:t>5</w:t>
      </w:r>
      <w:r w:rsidR="00E60A7F">
        <w:rPr>
          <w:rFonts w:ascii="Linux Biolinum" w:hAnsi="Linux Biolinum" w:cs="Linux Biolinum"/>
          <w:i/>
          <w:sz w:val="18"/>
          <w:szCs w:val="18"/>
        </w:rPr>
        <w:t>.1</w:t>
      </w:r>
      <w:r w:rsidR="00FD1384">
        <w:rPr>
          <w:rFonts w:ascii="Linux Biolinum" w:hAnsi="Linux Biolinum" w:cs="Linux Biolinum"/>
          <w:i/>
          <w:sz w:val="18"/>
          <w:szCs w:val="18"/>
        </w:rPr>
        <w:t>.8</w:t>
      </w:r>
      <w:r w:rsidR="00E60A7F" w:rsidRPr="00324505">
        <w:rPr>
          <w:rFonts w:ascii="Linux Biolinum" w:hAnsi="Linux Biolinum" w:cs="Linux Biolinum"/>
          <w:i/>
          <w:sz w:val="18"/>
          <w:szCs w:val="18"/>
        </w:rPr>
        <w:t> </w:t>
      </w:r>
      <w:r w:rsidR="00A66501">
        <w:rPr>
          <w:rFonts w:ascii="Linux Biolinum" w:hAnsi="Linux Biolinum" w:cs="Linux Biolinum"/>
          <w:i/>
          <w:sz w:val="18"/>
          <w:szCs w:val="18"/>
        </w:rPr>
        <w:t>Instructor Detail Screen</w:t>
      </w:r>
      <w:r w:rsidR="00E60A7F">
        <w:rPr>
          <w:rFonts w:ascii="Linux Biolinum" w:hAnsi="Linux Biolinum" w:cs="Linux Biolinum"/>
          <w:i/>
          <w:sz w:val="18"/>
          <w:szCs w:val="18"/>
        </w:rPr>
        <w:t>:</w:t>
      </w:r>
      <w:r w:rsidR="00E60A7F" w:rsidRPr="00324505">
        <w:rPr>
          <w:rFonts w:ascii="Linux Biolinum" w:hAnsi="Linux Biolinum" w:cs="Linux Biolinum"/>
          <w:i/>
          <w:sz w:val="18"/>
          <w:szCs w:val="18"/>
        </w:rPr>
        <w:t> </w:t>
      </w:r>
      <w:r w:rsidR="003A1019">
        <w:rPr>
          <w:sz w:val="18"/>
          <w:szCs w:val="18"/>
        </w:rPr>
        <w:t xml:space="preserve">This screen </w:t>
      </w:r>
      <w:r w:rsidR="00735FE0">
        <w:rPr>
          <w:sz w:val="18"/>
          <w:szCs w:val="18"/>
        </w:rPr>
        <w:t>shows</w:t>
      </w:r>
      <w:r w:rsidR="003A1019">
        <w:rPr>
          <w:sz w:val="18"/>
          <w:szCs w:val="18"/>
        </w:rPr>
        <w:t xml:space="preserve"> and can update </w:t>
      </w:r>
      <w:r w:rsidR="00E60A7F">
        <w:rPr>
          <w:sz w:val="18"/>
          <w:szCs w:val="18"/>
        </w:rPr>
        <w:t xml:space="preserve">the details of </w:t>
      </w:r>
      <w:r w:rsidR="00735FE0">
        <w:rPr>
          <w:sz w:val="18"/>
          <w:szCs w:val="18"/>
        </w:rPr>
        <w:t>instructor of interest imparting the course</w:t>
      </w:r>
      <w:r w:rsidR="00E60A7F">
        <w:rPr>
          <w:sz w:val="18"/>
          <w:szCs w:val="18"/>
        </w:rPr>
        <w:t>.</w:t>
      </w:r>
    </w:p>
    <w:p w14:paraId="40FBDD31" w14:textId="06825352" w:rsidR="00A71C5D" w:rsidDel="005256F4" w:rsidRDefault="00A71C5D" w:rsidP="00E60A7F">
      <w:pPr>
        <w:pStyle w:val="Statements"/>
        <w:rPr>
          <w:del w:id="655" w:author="Sohan Madhav Bangaru" w:date="2017-05-03T12:28:00Z"/>
          <w:sz w:val="18"/>
          <w:szCs w:val="18"/>
        </w:rPr>
      </w:pPr>
    </w:p>
    <w:p w14:paraId="19618129" w14:textId="50C3223E" w:rsidR="00A71C5D" w:rsidDel="005256F4" w:rsidRDefault="00A71C5D" w:rsidP="00E60A7F">
      <w:pPr>
        <w:pStyle w:val="Statements"/>
        <w:rPr>
          <w:del w:id="656" w:author="Sohan Madhav Bangaru" w:date="2017-05-03T12:28:00Z"/>
          <w:sz w:val="18"/>
          <w:szCs w:val="18"/>
        </w:rPr>
      </w:pPr>
    </w:p>
    <w:p w14:paraId="4CA4CC00" w14:textId="77777777" w:rsidR="00A71C5D" w:rsidRDefault="00A71C5D" w:rsidP="00E60A7F">
      <w:pPr>
        <w:pStyle w:val="Statements"/>
        <w:rPr>
          <w:sz w:val="18"/>
          <w:szCs w:val="18"/>
        </w:rPr>
      </w:pPr>
    </w:p>
    <w:p w14:paraId="53A7DD5E" w14:textId="62E42F1A" w:rsidR="00E60A7F" w:rsidRDefault="00A71C5D" w:rsidP="0060404C">
      <w:pPr>
        <w:pStyle w:val="Statements"/>
        <w:rPr>
          <w:noProof/>
          <w:sz w:val="18"/>
          <w:szCs w:val="18"/>
        </w:rPr>
      </w:pPr>
      <w:r>
        <w:rPr>
          <w:noProof/>
          <w:sz w:val="18"/>
          <w:szCs w:val="18"/>
        </w:rPr>
        <w:drawing>
          <wp:inline distT="0" distB="0" distL="0" distR="0" wp14:anchorId="1138DAAF" wp14:editId="64093BAB">
            <wp:extent cx="1793787" cy="1078771"/>
            <wp:effectExtent l="0" t="0" r="10160" b="0"/>
            <wp:docPr id="36" name="Picture 36" descr="Screenshots/9_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9_Objecti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1964" cy="1101731"/>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586A9BB1" wp14:editId="66C1D864">
            <wp:extent cx="1364420" cy="1057845"/>
            <wp:effectExtent l="0" t="0" r="7620" b="9525"/>
            <wp:docPr id="37" name="Picture 37" descr="Screenshots/10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10_Performan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9186" cy="1069293"/>
                    </a:xfrm>
                    <a:prstGeom prst="rect">
                      <a:avLst/>
                    </a:prstGeom>
                    <a:noFill/>
                    <a:ln>
                      <a:noFill/>
                    </a:ln>
                  </pic:spPr>
                </pic:pic>
              </a:graphicData>
            </a:graphic>
          </wp:inline>
        </w:drawing>
      </w:r>
      <w:r>
        <w:rPr>
          <w:noProof/>
          <w:sz w:val="18"/>
          <w:szCs w:val="18"/>
        </w:rPr>
        <w:t xml:space="preserve">    </w:t>
      </w:r>
      <w:r>
        <w:rPr>
          <w:noProof/>
          <w:sz w:val="18"/>
          <w:szCs w:val="18"/>
        </w:rPr>
        <w:drawing>
          <wp:inline distT="0" distB="0" distL="0" distR="0" wp14:anchorId="66EFDE45" wp14:editId="2349CE1E">
            <wp:extent cx="1367350" cy="1062235"/>
            <wp:effectExtent l="0" t="0" r="4445" b="5080"/>
            <wp:docPr id="38" name="Picture 38" descr="Screenshots/11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11_Cont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3162" cy="1074519"/>
                    </a:xfrm>
                    <a:prstGeom prst="rect">
                      <a:avLst/>
                    </a:prstGeom>
                    <a:noFill/>
                    <a:ln>
                      <a:noFill/>
                    </a:ln>
                  </pic:spPr>
                </pic:pic>
              </a:graphicData>
            </a:graphic>
          </wp:inline>
        </w:drawing>
      </w:r>
    </w:p>
    <w:p w14:paraId="4D531B01" w14:textId="77777777" w:rsidR="00A71C5D" w:rsidRDefault="00A71C5D" w:rsidP="0060404C">
      <w:pPr>
        <w:pStyle w:val="Statements"/>
        <w:rPr>
          <w:noProof/>
          <w:sz w:val="18"/>
          <w:szCs w:val="18"/>
        </w:rPr>
      </w:pPr>
    </w:p>
    <w:p w14:paraId="194E19B5" w14:textId="6875A9D1" w:rsidR="00A71C5D" w:rsidRDefault="0024537F" w:rsidP="00A71C5D">
      <w:pPr>
        <w:pStyle w:val="Statements"/>
        <w:jc w:val="center"/>
        <w:rPr>
          <w:b/>
        </w:rPr>
      </w:pPr>
      <w:r>
        <w:rPr>
          <w:rStyle w:val="Label"/>
          <w:color w:val="auto"/>
          <w14:ligatures w14:val="standard"/>
        </w:rPr>
        <w:t>Fig. 12</w:t>
      </w:r>
      <w:r w:rsidR="00A71C5D" w:rsidRPr="001B0E99">
        <w:rPr>
          <w:rStyle w:val="Label"/>
          <w:color w:val="auto"/>
          <w14:ligatures w14:val="standard"/>
        </w:rPr>
        <w:t>.</w:t>
      </w:r>
      <w:r w:rsidR="00A71C5D" w:rsidRPr="001B0E99">
        <w:rPr>
          <w:color w:val="000000"/>
        </w:rPr>
        <w:t xml:space="preserve"> </w:t>
      </w:r>
      <w:r w:rsidR="00A71C5D">
        <w:rPr>
          <w:b/>
        </w:rPr>
        <w:t>Learning Objective Screen, Performance Screen and Content Selection Screen</w:t>
      </w:r>
    </w:p>
    <w:p w14:paraId="5495FCA3" w14:textId="77777777" w:rsidR="002707A6" w:rsidRDefault="002707A6" w:rsidP="00A71C5D">
      <w:pPr>
        <w:pStyle w:val="Statements"/>
        <w:jc w:val="center"/>
        <w:rPr>
          <w:b/>
        </w:rPr>
      </w:pPr>
    </w:p>
    <w:p w14:paraId="29A51C4D" w14:textId="45FDE301" w:rsidR="002707A6" w:rsidRPr="002707A6" w:rsidRDefault="00084CAA" w:rsidP="002707A6">
      <w:pPr>
        <w:pStyle w:val="Statements"/>
        <w:rPr>
          <w:rFonts w:ascii="Linux Biolinum" w:hAnsi="Linux Biolinum" w:cs="Linux Biolinum"/>
          <w:i/>
          <w:sz w:val="18"/>
          <w:szCs w:val="18"/>
        </w:rPr>
      </w:pPr>
      <w:r>
        <w:rPr>
          <w:rFonts w:ascii="Linux Biolinum" w:hAnsi="Linux Biolinum" w:cs="Linux Biolinum"/>
          <w:i/>
          <w:sz w:val="18"/>
          <w:szCs w:val="18"/>
        </w:rPr>
        <w:t>5</w:t>
      </w:r>
      <w:r w:rsidR="002707A6">
        <w:rPr>
          <w:rFonts w:ascii="Linux Biolinum" w:hAnsi="Linux Biolinum" w:cs="Linux Biolinum"/>
          <w:i/>
          <w:sz w:val="18"/>
          <w:szCs w:val="18"/>
        </w:rPr>
        <w:t>.1.9</w:t>
      </w:r>
      <w:r w:rsidR="002707A6" w:rsidRPr="00324505">
        <w:rPr>
          <w:rFonts w:ascii="Linux Biolinum" w:hAnsi="Linux Biolinum" w:cs="Linux Biolinum"/>
          <w:i/>
          <w:sz w:val="18"/>
          <w:szCs w:val="18"/>
        </w:rPr>
        <w:t> </w:t>
      </w:r>
      <w:r w:rsidR="002707A6">
        <w:rPr>
          <w:rFonts w:ascii="Linux Biolinum" w:hAnsi="Linux Biolinum" w:cs="Linux Biolinum"/>
          <w:i/>
          <w:sz w:val="18"/>
          <w:szCs w:val="18"/>
        </w:rPr>
        <w:t>Learning Objective Screen:</w:t>
      </w:r>
      <w:r w:rsidR="002707A6" w:rsidRPr="00324505">
        <w:rPr>
          <w:rFonts w:ascii="Linux Biolinum" w:hAnsi="Linux Biolinum" w:cs="Linux Biolinum"/>
          <w:i/>
          <w:sz w:val="18"/>
          <w:szCs w:val="18"/>
        </w:rPr>
        <w:t> </w:t>
      </w:r>
      <w:r w:rsidR="002707A6">
        <w:rPr>
          <w:sz w:val="18"/>
          <w:szCs w:val="18"/>
        </w:rPr>
        <w:t>This screen is used to set the objective based on the Performance, Content, Condition and Criteria (PC</w:t>
      </w:r>
      <w:r w:rsidR="002707A6" w:rsidRPr="00F1662E">
        <w:rPr>
          <w:sz w:val="18"/>
          <w:szCs w:val="18"/>
          <w:vertAlign w:val="superscript"/>
          <w:rPrChange w:id="657" w:author="Sohan Madhav Bangaru" w:date="2017-05-03T02:51:00Z">
            <w:rPr>
              <w:sz w:val="18"/>
              <w:szCs w:val="18"/>
            </w:rPr>
          </w:rPrChange>
        </w:rPr>
        <w:t>3</w:t>
      </w:r>
      <w:r w:rsidR="002707A6">
        <w:rPr>
          <w:sz w:val="18"/>
          <w:szCs w:val="18"/>
        </w:rPr>
        <w:t xml:space="preserve">) Model to </w:t>
      </w:r>
      <w:r w:rsidR="00806294">
        <w:rPr>
          <w:sz w:val="18"/>
          <w:szCs w:val="18"/>
        </w:rPr>
        <w:t>set the objectives for outcome based learning for a given course.</w:t>
      </w:r>
    </w:p>
    <w:p w14:paraId="3E3B6C25" w14:textId="77777777" w:rsidR="002707A6" w:rsidRDefault="002707A6" w:rsidP="002707A6">
      <w:pPr>
        <w:pStyle w:val="Statements"/>
        <w:rPr>
          <w:sz w:val="18"/>
          <w:szCs w:val="18"/>
        </w:rPr>
      </w:pPr>
    </w:p>
    <w:p w14:paraId="08B0ADCC" w14:textId="1E5A1BF6" w:rsidR="002707A6" w:rsidRDefault="00084CAA" w:rsidP="002707A6">
      <w:pPr>
        <w:pStyle w:val="Statements"/>
        <w:rPr>
          <w:sz w:val="18"/>
          <w:szCs w:val="18"/>
        </w:rPr>
      </w:pPr>
      <w:r>
        <w:rPr>
          <w:rFonts w:ascii="Linux Biolinum" w:hAnsi="Linux Biolinum" w:cs="Linux Biolinum"/>
          <w:i/>
          <w:sz w:val="18"/>
          <w:szCs w:val="18"/>
        </w:rPr>
        <w:t>5</w:t>
      </w:r>
      <w:r w:rsidR="002707A6">
        <w:rPr>
          <w:rFonts w:ascii="Linux Biolinum" w:hAnsi="Linux Biolinum" w:cs="Linux Biolinum"/>
          <w:i/>
          <w:sz w:val="18"/>
          <w:szCs w:val="18"/>
        </w:rPr>
        <w:t>.1.10</w:t>
      </w:r>
      <w:r w:rsidR="002707A6" w:rsidRPr="00324505">
        <w:rPr>
          <w:rFonts w:ascii="Linux Biolinum" w:hAnsi="Linux Biolinum" w:cs="Linux Biolinum"/>
          <w:i/>
          <w:sz w:val="18"/>
          <w:szCs w:val="18"/>
        </w:rPr>
        <w:t> </w:t>
      </w:r>
      <w:r w:rsidR="002707A6">
        <w:rPr>
          <w:rFonts w:ascii="Linux Biolinum" w:hAnsi="Linux Biolinum" w:cs="Linux Biolinum"/>
          <w:i/>
          <w:sz w:val="18"/>
          <w:szCs w:val="18"/>
        </w:rPr>
        <w:t>Performance Screen:</w:t>
      </w:r>
      <w:r w:rsidR="002707A6" w:rsidRPr="00324505">
        <w:rPr>
          <w:rFonts w:ascii="Linux Biolinum" w:hAnsi="Linux Biolinum" w:cs="Linux Biolinum"/>
          <w:i/>
          <w:sz w:val="18"/>
          <w:szCs w:val="18"/>
        </w:rPr>
        <w:t> </w:t>
      </w:r>
      <w:r w:rsidR="002707A6">
        <w:rPr>
          <w:sz w:val="18"/>
          <w:szCs w:val="18"/>
        </w:rPr>
        <w:t>This screen shows</w:t>
      </w:r>
      <w:r w:rsidR="009D5F67">
        <w:rPr>
          <w:sz w:val="18"/>
          <w:szCs w:val="18"/>
        </w:rPr>
        <w:t xml:space="preserve"> various learning domains, domain category, action category and action word</w:t>
      </w:r>
      <w:r w:rsidR="00297914">
        <w:rPr>
          <w:sz w:val="18"/>
          <w:szCs w:val="18"/>
        </w:rPr>
        <w:t xml:space="preserve"> to pick up right action word for the objective</w:t>
      </w:r>
      <w:r w:rsidR="002707A6">
        <w:rPr>
          <w:sz w:val="18"/>
          <w:szCs w:val="18"/>
        </w:rPr>
        <w:t>.</w:t>
      </w:r>
    </w:p>
    <w:p w14:paraId="7D08233A" w14:textId="77777777" w:rsidR="002707A6" w:rsidRDefault="002707A6" w:rsidP="002707A6">
      <w:pPr>
        <w:pStyle w:val="Statements"/>
        <w:rPr>
          <w:sz w:val="18"/>
          <w:szCs w:val="18"/>
        </w:rPr>
      </w:pPr>
    </w:p>
    <w:p w14:paraId="1909E544" w14:textId="5AEB88B8" w:rsidR="002707A6" w:rsidRDefault="00084CAA" w:rsidP="002707A6">
      <w:pPr>
        <w:pStyle w:val="Statements"/>
        <w:rPr>
          <w:sz w:val="18"/>
          <w:szCs w:val="18"/>
        </w:rPr>
      </w:pPr>
      <w:r>
        <w:rPr>
          <w:rFonts w:ascii="Linux Biolinum" w:hAnsi="Linux Biolinum" w:cs="Linux Biolinum"/>
          <w:i/>
          <w:sz w:val="18"/>
          <w:szCs w:val="18"/>
        </w:rPr>
        <w:t>5</w:t>
      </w:r>
      <w:r w:rsidR="002707A6">
        <w:rPr>
          <w:rFonts w:ascii="Linux Biolinum" w:hAnsi="Linux Biolinum" w:cs="Linux Biolinum"/>
          <w:i/>
          <w:sz w:val="18"/>
          <w:szCs w:val="18"/>
        </w:rPr>
        <w:t>.1.11</w:t>
      </w:r>
      <w:r w:rsidR="002707A6" w:rsidRPr="00324505">
        <w:rPr>
          <w:rFonts w:ascii="Linux Biolinum" w:hAnsi="Linux Biolinum" w:cs="Linux Biolinum"/>
          <w:i/>
          <w:sz w:val="18"/>
          <w:szCs w:val="18"/>
        </w:rPr>
        <w:t> </w:t>
      </w:r>
      <w:r w:rsidR="002707A6">
        <w:rPr>
          <w:rFonts w:ascii="Linux Biolinum" w:hAnsi="Linux Biolinum" w:cs="Linux Biolinum"/>
          <w:i/>
          <w:sz w:val="18"/>
          <w:szCs w:val="18"/>
        </w:rPr>
        <w:t>Content Selection Screen:</w:t>
      </w:r>
      <w:r w:rsidR="002707A6" w:rsidRPr="00324505">
        <w:rPr>
          <w:rFonts w:ascii="Linux Biolinum" w:hAnsi="Linux Biolinum" w:cs="Linux Biolinum"/>
          <w:i/>
          <w:sz w:val="18"/>
          <w:szCs w:val="18"/>
        </w:rPr>
        <w:t> </w:t>
      </w:r>
      <w:r w:rsidR="002707A6">
        <w:rPr>
          <w:sz w:val="18"/>
          <w:szCs w:val="18"/>
        </w:rPr>
        <w:t xml:space="preserve">This screen </w:t>
      </w:r>
      <w:r w:rsidR="00010E18">
        <w:rPr>
          <w:sz w:val="18"/>
          <w:szCs w:val="18"/>
        </w:rPr>
        <w:t>shows the various content topics</w:t>
      </w:r>
      <w:r w:rsidR="00297914">
        <w:rPr>
          <w:sz w:val="18"/>
          <w:szCs w:val="18"/>
        </w:rPr>
        <w:t xml:space="preserve"> to be associated to the objective and choose them accordingly</w:t>
      </w:r>
      <w:r w:rsidR="002707A6">
        <w:rPr>
          <w:sz w:val="18"/>
          <w:szCs w:val="18"/>
        </w:rPr>
        <w:t>.</w:t>
      </w:r>
    </w:p>
    <w:p w14:paraId="00EB8BC9" w14:textId="77777777" w:rsidR="00297914" w:rsidRDefault="00297914" w:rsidP="002707A6">
      <w:pPr>
        <w:pStyle w:val="Statements"/>
        <w:rPr>
          <w:sz w:val="18"/>
          <w:szCs w:val="18"/>
        </w:rPr>
      </w:pPr>
    </w:p>
    <w:p w14:paraId="675E5F34" w14:textId="7282AFAA" w:rsidR="00297914" w:rsidRDefault="00297914" w:rsidP="002707A6">
      <w:pPr>
        <w:pStyle w:val="Statements"/>
        <w:rPr>
          <w:sz w:val="18"/>
          <w:szCs w:val="18"/>
        </w:rPr>
      </w:pPr>
      <w:r>
        <w:rPr>
          <w:sz w:val="18"/>
          <w:szCs w:val="18"/>
        </w:rPr>
        <w:t xml:space="preserve">                         </w:t>
      </w:r>
      <w:r>
        <w:rPr>
          <w:noProof/>
          <w:sz w:val="18"/>
          <w:szCs w:val="18"/>
        </w:rPr>
        <w:drawing>
          <wp:inline distT="0" distB="0" distL="0" distR="0" wp14:anchorId="738E2E2D" wp14:editId="332A9E9E">
            <wp:extent cx="1569588" cy="1214032"/>
            <wp:effectExtent l="0" t="0" r="5715" b="5715"/>
            <wp:docPr id="39" name="Picture 39" descr="Screenshots/12_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12_Condi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9381" cy="1221606"/>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38B86B22" wp14:editId="48835C8F">
            <wp:extent cx="1537335" cy="1197596"/>
            <wp:effectExtent l="0" t="0" r="0" b="0"/>
            <wp:docPr id="40" name="Picture 40" descr="Screenshots/13_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13_Criter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9263" cy="1206888"/>
                    </a:xfrm>
                    <a:prstGeom prst="rect">
                      <a:avLst/>
                    </a:prstGeom>
                    <a:noFill/>
                    <a:ln>
                      <a:noFill/>
                    </a:ln>
                  </pic:spPr>
                </pic:pic>
              </a:graphicData>
            </a:graphic>
          </wp:inline>
        </w:drawing>
      </w:r>
    </w:p>
    <w:p w14:paraId="2A774F25" w14:textId="77777777" w:rsidR="00297914" w:rsidRDefault="00297914" w:rsidP="002707A6">
      <w:pPr>
        <w:pStyle w:val="Statements"/>
        <w:rPr>
          <w:sz w:val="18"/>
          <w:szCs w:val="18"/>
        </w:rPr>
      </w:pPr>
    </w:p>
    <w:p w14:paraId="54B4E416" w14:textId="0314917D" w:rsidR="00297914" w:rsidRDefault="0024537F" w:rsidP="00297914">
      <w:pPr>
        <w:pStyle w:val="Statements"/>
        <w:jc w:val="center"/>
        <w:rPr>
          <w:b/>
        </w:rPr>
      </w:pPr>
      <w:r>
        <w:rPr>
          <w:rStyle w:val="Label"/>
          <w:color w:val="auto"/>
          <w14:ligatures w14:val="standard"/>
        </w:rPr>
        <w:t>Fig. 13</w:t>
      </w:r>
      <w:r w:rsidR="00297914" w:rsidRPr="001B0E99">
        <w:rPr>
          <w:rStyle w:val="Label"/>
          <w:color w:val="auto"/>
          <w14:ligatures w14:val="standard"/>
        </w:rPr>
        <w:t>.</w:t>
      </w:r>
      <w:r w:rsidR="00297914" w:rsidRPr="001B0E99">
        <w:rPr>
          <w:color w:val="000000"/>
        </w:rPr>
        <w:t xml:space="preserve"> </w:t>
      </w:r>
      <w:r w:rsidR="00297914">
        <w:rPr>
          <w:b/>
        </w:rPr>
        <w:t>Condition Screen and Criteria Screen</w:t>
      </w:r>
    </w:p>
    <w:p w14:paraId="3A9F0585" w14:textId="77777777" w:rsidR="00297914" w:rsidRDefault="00297914" w:rsidP="00297914">
      <w:pPr>
        <w:pStyle w:val="Statements"/>
        <w:jc w:val="center"/>
        <w:rPr>
          <w:b/>
        </w:rPr>
      </w:pPr>
    </w:p>
    <w:p w14:paraId="01A39DE1" w14:textId="3B89B454" w:rsidR="00297914" w:rsidRPr="002707A6" w:rsidRDefault="00084CAA" w:rsidP="00297914">
      <w:pPr>
        <w:pStyle w:val="Statements"/>
        <w:rPr>
          <w:rFonts w:ascii="Linux Biolinum" w:hAnsi="Linux Biolinum" w:cs="Linux Biolinum"/>
          <w:i/>
          <w:sz w:val="18"/>
          <w:szCs w:val="18"/>
        </w:rPr>
      </w:pPr>
      <w:r>
        <w:rPr>
          <w:rFonts w:ascii="Linux Biolinum" w:hAnsi="Linux Biolinum" w:cs="Linux Biolinum"/>
          <w:i/>
          <w:sz w:val="18"/>
          <w:szCs w:val="18"/>
        </w:rPr>
        <w:t>5</w:t>
      </w:r>
      <w:r w:rsidR="00297914">
        <w:rPr>
          <w:rFonts w:ascii="Linux Biolinum" w:hAnsi="Linux Biolinum" w:cs="Linux Biolinum"/>
          <w:i/>
          <w:sz w:val="18"/>
          <w:szCs w:val="18"/>
        </w:rPr>
        <w:t>.1.12</w:t>
      </w:r>
      <w:r w:rsidR="00297914" w:rsidRPr="00324505">
        <w:rPr>
          <w:rFonts w:ascii="Linux Biolinum" w:hAnsi="Linux Biolinum" w:cs="Linux Biolinum"/>
          <w:i/>
          <w:sz w:val="18"/>
          <w:szCs w:val="18"/>
        </w:rPr>
        <w:t> </w:t>
      </w:r>
      <w:r w:rsidR="00297914">
        <w:rPr>
          <w:rFonts w:ascii="Linux Biolinum" w:hAnsi="Linux Biolinum" w:cs="Linux Biolinum"/>
          <w:i/>
          <w:sz w:val="18"/>
          <w:szCs w:val="18"/>
        </w:rPr>
        <w:t>Condition Screen:</w:t>
      </w:r>
      <w:r w:rsidR="00297914" w:rsidRPr="00324505">
        <w:rPr>
          <w:rFonts w:ascii="Linux Biolinum" w:hAnsi="Linux Biolinum" w:cs="Linux Biolinum"/>
          <w:i/>
          <w:sz w:val="18"/>
          <w:szCs w:val="18"/>
        </w:rPr>
        <w:t> </w:t>
      </w:r>
      <w:r w:rsidR="00297914">
        <w:rPr>
          <w:sz w:val="18"/>
          <w:szCs w:val="18"/>
        </w:rPr>
        <w:t xml:space="preserve">This screen is used to set the objective condition </w:t>
      </w:r>
      <w:r w:rsidR="002C5CBC">
        <w:rPr>
          <w:sz w:val="18"/>
          <w:szCs w:val="18"/>
        </w:rPr>
        <w:t>which is part of the</w:t>
      </w:r>
      <w:r w:rsidR="00297914">
        <w:rPr>
          <w:sz w:val="18"/>
          <w:szCs w:val="18"/>
        </w:rPr>
        <w:t xml:space="preserve"> objective</w:t>
      </w:r>
      <w:r w:rsidR="002C5CBC">
        <w:rPr>
          <w:sz w:val="18"/>
          <w:szCs w:val="18"/>
        </w:rPr>
        <w:t xml:space="preserve"> statement</w:t>
      </w:r>
      <w:r w:rsidR="00297914">
        <w:rPr>
          <w:sz w:val="18"/>
          <w:szCs w:val="18"/>
        </w:rPr>
        <w:t xml:space="preserve"> using predefined or a custom definition</w:t>
      </w:r>
      <w:r w:rsidR="002C5CBC">
        <w:rPr>
          <w:sz w:val="18"/>
          <w:szCs w:val="18"/>
        </w:rPr>
        <w:t>s</w:t>
      </w:r>
      <w:r w:rsidR="00297914">
        <w:rPr>
          <w:sz w:val="18"/>
          <w:szCs w:val="18"/>
        </w:rPr>
        <w:t>.</w:t>
      </w:r>
    </w:p>
    <w:p w14:paraId="7CEC7D0D" w14:textId="77777777" w:rsidR="00297914" w:rsidRDefault="00297914" w:rsidP="00297914">
      <w:pPr>
        <w:pStyle w:val="Statements"/>
        <w:rPr>
          <w:sz w:val="18"/>
          <w:szCs w:val="18"/>
        </w:rPr>
      </w:pPr>
    </w:p>
    <w:p w14:paraId="65D31CAF" w14:textId="70A105B8" w:rsidR="00297914" w:rsidRDefault="00084CAA" w:rsidP="00297914">
      <w:pPr>
        <w:pStyle w:val="Statements"/>
        <w:rPr>
          <w:sz w:val="18"/>
          <w:szCs w:val="18"/>
        </w:rPr>
      </w:pPr>
      <w:r>
        <w:rPr>
          <w:rFonts w:ascii="Linux Biolinum" w:hAnsi="Linux Biolinum" w:cs="Linux Biolinum"/>
          <w:i/>
          <w:sz w:val="18"/>
          <w:szCs w:val="18"/>
        </w:rPr>
        <w:t>5</w:t>
      </w:r>
      <w:r w:rsidR="00297914">
        <w:rPr>
          <w:rFonts w:ascii="Linux Biolinum" w:hAnsi="Linux Biolinum" w:cs="Linux Biolinum"/>
          <w:i/>
          <w:sz w:val="18"/>
          <w:szCs w:val="18"/>
        </w:rPr>
        <w:t>.1.13</w:t>
      </w:r>
      <w:r w:rsidR="00297914" w:rsidRPr="00324505">
        <w:rPr>
          <w:rFonts w:ascii="Linux Biolinum" w:hAnsi="Linux Biolinum" w:cs="Linux Biolinum"/>
          <w:i/>
          <w:sz w:val="18"/>
          <w:szCs w:val="18"/>
        </w:rPr>
        <w:t> </w:t>
      </w:r>
      <w:r w:rsidR="00297914">
        <w:rPr>
          <w:rFonts w:ascii="Linux Biolinum" w:hAnsi="Linux Biolinum" w:cs="Linux Biolinum"/>
          <w:i/>
          <w:sz w:val="18"/>
          <w:szCs w:val="18"/>
        </w:rPr>
        <w:t>Criteria Screen:</w:t>
      </w:r>
      <w:r w:rsidR="00297914" w:rsidRPr="00324505">
        <w:rPr>
          <w:rFonts w:ascii="Linux Biolinum" w:hAnsi="Linux Biolinum" w:cs="Linux Biolinum"/>
          <w:i/>
          <w:sz w:val="18"/>
          <w:szCs w:val="18"/>
        </w:rPr>
        <w:t> </w:t>
      </w:r>
      <w:r w:rsidR="00297914">
        <w:rPr>
          <w:sz w:val="18"/>
          <w:szCs w:val="18"/>
        </w:rPr>
        <w:t xml:space="preserve">This screen is used to set the criteria </w:t>
      </w:r>
      <w:r w:rsidR="002E0EE3">
        <w:rPr>
          <w:sz w:val="18"/>
          <w:szCs w:val="18"/>
        </w:rPr>
        <w:t>for the objective such as accuracy, quality, quantity and speed.</w:t>
      </w:r>
    </w:p>
    <w:p w14:paraId="3E240A0B" w14:textId="77777777" w:rsidR="00297914" w:rsidRDefault="00297914" w:rsidP="00297914">
      <w:pPr>
        <w:pStyle w:val="Statements"/>
        <w:jc w:val="center"/>
        <w:rPr>
          <w:b/>
        </w:rPr>
      </w:pPr>
    </w:p>
    <w:p w14:paraId="2BAD1255" w14:textId="7DD4ED6B" w:rsidR="002707A6" w:rsidRDefault="00297914" w:rsidP="00297914">
      <w:pPr>
        <w:pStyle w:val="Statements"/>
        <w:jc w:val="left"/>
        <w:rPr>
          <w:sz w:val="18"/>
          <w:szCs w:val="18"/>
        </w:rPr>
      </w:pPr>
      <w:r>
        <w:rPr>
          <w:sz w:val="18"/>
          <w:szCs w:val="18"/>
        </w:rPr>
        <w:t xml:space="preserve">                        </w:t>
      </w:r>
      <w:r>
        <w:rPr>
          <w:noProof/>
          <w:sz w:val="18"/>
          <w:szCs w:val="18"/>
        </w:rPr>
        <w:drawing>
          <wp:inline distT="0" distB="0" distL="0" distR="0" wp14:anchorId="6169A316" wp14:editId="6AEF6825">
            <wp:extent cx="1558271" cy="1207204"/>
            <wp:effectExtent l="0" t="0" r="0" b="12065"/>
            <wp:docPr id="41" name="Picture 41" descr="Screenshots/14_Main%20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14_Main%20Cont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4445" cy="1219734"/>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5B45A993" wp14:editId="16054F77">
            <wp:extent cx="1820896" cy="1204388"/>
            <wp:effectExtent l="0" t="0" r="8255" b="0"/>
            <wp:docPr id="42" name="Picture 42" descr="Screenshots/15_Single%20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15_Single%20Conte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2554" cy="1212099"/>
                    </a:xfrm>
                    <a:prstGeom prst="rect">
                      <a:avLst/>
                    </a:prstGeom>
                    <a:noFill/>
                    <a:ln>
                      <a:noFill/>
                    </a:ln>
                  </pic:spPr>
                </pic:pic>
              </a:graphicData>
            </a:graphic>
          </wp:inline>
        </w:drawing>
      </w:r>
    </w:p>
    <w:p w14:paraId="19208AD9" w14:textId="77777777" w:rsidR="00297914" w:rsidRDefault="00297914" w:rsidP="00297914">
      <w:pPr>
        <w:pStyle w:val="Statements"/>
        <w:jc w:val="left"/>
        <w:rPr>
          <w:sz w:val="18"/>
          <w:szCs w:val="18"/>
        </w:rPr>
      </w:pPr>
    </w:p>
    <w:p w14:paraId="67F0D29C" w14:textId="6A4E778F" w:rsidR="00297914" w:rsidRDefault="0024537F" w:rsidP="00297914">
      <w:pPr>
        <w:pStyle w:val="Statements"/>
        <w:jc w:val="center"/>
        <w:rPr>
          <w:b/>
        </w:rPr>
      </w:pPr>
      <w:r>
        <w:rPr>
          <w:rStyle w:val="Label"/>
          <w:color w:val="auto"/>
          <w14:ligatures w14:val="standard"/>
        </w:rPr>
        <w:t>Fig. 14</w:t>
      </w:r>
      <w:r w:rsidR="00297914" w:rsidRPr="001B0E99">
        <w:rPr>
          <w:rStyle w:val="Label"/>
          <w:color w:val="auto"/>
          <w14:ligatures w14:val="standard"/>
        </w:rPr>
        <w:t>.</w:t>
      </w:r>
      <w:r w:rsidR="00297914" w:rsidRPr="001B0E99">
        <w:rPr>
          <w:color w:val="000000"/>
        </w:rPr>
        <w:t xml:space="preserve"> </w:t>
      </w:r>
      <w:r w:rsidR="00297914">
        <w:rPr>
          <w:b/>
        </w:rPr>
        <w:t>Main Contents Screen and Content Detail Screen</w:t>
      </w:r>
    </w:p>
    <w:p w14:paraId="1CCC9958" w14:textId="77777777" w:rsidR="00297914" w:rsidRDefault="00297914" w:rsidP="00297914">
      <w:pPr>
        <w:pStyle w:val="Statements"/>
        <w:jc w:val="center"/>
        <w:rPr>
          <w:b/>
        </w:rPr>
      </w:pPr>
    </w:p>
    <w:p w14:paraId="7023834E" w14:textId="041E8730" w:rsidR="00297914" w:rsidRPr="002707A6" w:rsidRDefault="00084CAA" w:rsidP="00297914">
      <w:pPr>
        <w:pStyle w:val="Statements"/>
        <w:rPr>
          <w:rFonts w:ascii="Linux Biolinum" w:hAnsi="Linux Biolinum" w:cs="Linux Biolinum"/>
          <w:i/>
          <w:sz w:val="18"/>
          <w:szCs w:val="18"/>
        </w:rPr>
      </w:pPr>
      <w:r>
        <w:rPr>
          <w:rFonts w:ascii="Linux Biolinum" w:hAnsi="Linux Biolinum" w:cs="Linux Biolinum"/>
          <w:i/>
          <w:sz w:val="18"/>
          <w:szCs w:val="18"/>
        </w:rPr>
        <w:t>5</w:t>
      </w:r>
      <w:r w:rsidR="00297914">
        <w:rPr>
          <w:rFonts w:ascii="Linux Biolinum" w:hAnsi="Linux Biolinum" w:cs="Linux Biolinum"/>
          <w:i/>
          <w:sz w:val="18"/>
          <w:szCs w:val="18"/>
        </w:rPr>
        <w:t>.1.14</w:t>
      </w:r>
      <w:r w:rsidR="00297914" w:rsidRPr="00324505">
        <w:rPr>
          <w:rFonts w:ascii="Linux Biolinum" w:hAnsi="Linux Biolinum" w:cs="Linux Biolinum"/>
          <w:i/>
          <w:sz w:val="18"/>
          <w:szCs w:val="18"/>
        </w:rPr>
        <w:t> </w:t>
      </w:r>
      <w:r w:rsidR="00297914">
        <w:rPr>
          <w:rFonts w:ascii="Linux Biolinum" w:hAnsi="Linux Biolinum" w:cs="Linux Biolinum"/>
          <w:i/>
          <w:sz w:val="18"/>
          <w:szCs w:val="18"/>
        </w:rPr>
        <w:t>Main Contents Screen:</w:t>
      </w:r>
      <w:r w:rsidR="00297914" w:rsidRPr="00324505">
        <w:rPr>
          <w:rFonts w:ascii="Linux Biolinum" w:hAnsi="Linux Biolinum" w:cs="Linux Biolinum"/>
          <w:i/>
          <w:sz w:val="18"/>
          <w:szCs w:val="18"/>
        </w:rPr>
        <w:t> </w:t>
      </w:r>
      <w:r w:rsidR="00297914">
        <w:rPr>
          <w:sz w:val="18"/>
          <w:szCs w:val="18"/>
        </w:rPr>
        <w:t xml:space="preserve">This screen is used to </w:t>
      </w:r>
      <w:r w:rsidR="003454EC">
        <w:rPr>
          <w:sz w:val="18"/>
          <w:szCs w:val="18"/>
        </w:rPr>
        <w:t xml:space="preserve">add various </w:t>
      </w:r>
      <w:r w:rsidR="002C5CBC">
        <w:rPr>
          <w:sz w:val="18"/>
          <w:szCs w:val="18"/>
        </w:rPr>
        <w:t>course contents</w:t>
      </w:r>
      <w:r w:rsidR="003454EC">
        <w:rPr>
          <w:sz w:val="18"/>
          <w:szCs w:val="18"/>
        </w:rPr>
        <w:t xml:space="preserve"> </w:t>
      </w:r>
      <w:r w:rsidR="00D069F3">
        <w:rPr>
          <w:sz w:val="18"/>
          <w:szCs w:val="18"/>
        </w:rPr>
        <w:t xml:space="preserve">supporting the course </w:t>
      </w:r>
      <w:r w:rsidR="002C5CBC">
        <w:rPr>
          <w:sz w:val="18"/>
          <w:szCs w:val="18"/>
        </w:rPr>
        <w:t>being</w:t>
      </w:r>
      <w:r w:rsidR="00D069F3">
        <w:rPr>
          <w:sz w:val="18"/>
          <w:szCs w:val="18"/>
        </w:rPr>
        <w:t xml:space="preserve"> imparted</w:t>
      </w:r>
      <w:r w:rsidR="00297914">
        <w:rPr>
          <w:sz w:val="18"/>
          <w:szCs w:val="18"/>
        </w:rPr>
        <w:t>.</w:t>
      </w:r>
      <w:r w:rsidR="00D069F3">
        <w:rPr>
          <w:sz w:val="18"/>
          <w:szCs w:val="18"/>
        </w:rPr>
        <w:t xml:space="preserve"> In this screen courses can be added, edited and deleted as needed.</w:t>
      </w:r>
    </w:p>
    <w:p w14:paraId="1D714C56" w14:textId="0A26D854" w:rsidR="00297914" w:rsidRDefault="00297914" w:rsidP="00297914">
      <w:pPr>
        <w:pStyle w:val="Statements"/>
        <w:rPr>
          <w:sz w:val="18"/>
          <w:szCs w:val="18"/>
        </w:rPr>
      </w:pPr>
    </w:p>
    <w:p w14:paraId="107B5ECF" w14:textId="64B3AC5E" w:rsidR="00297914" w:rsidRPr="00324505" w:rsidRDefault="00084CAA" w:rsidP="007F2E74">
      <w:pPr>
        <w:pStyle w:val="Statements"/>
        <w:rPr>
          <w:sz w:val="18"/>
          <w:szCs w:val="18"/>
        </w:rPr>
      </w:pPr>
      <w:r>
        <w:rPr>
          <w:rFonts w:ascii="Linux Biolinum" w:hAnsi="Linux Biolinum" w:cs="Linux Biolinum"/>
          <w:i/>
          <w:sz w:val="18"/>
          <w:szCs w:val="18"/>
        </w:rPr>
        <w:t>5</w:t>
      </w:r>
      <w:r w:rsidR="00297914">
        <w:rPr>
          <w:rFonts w:ascii="Linux Biolinum" w:hAnsi="Linux Biolinum" w:cs="Linux Biolinum"/>
          <w:i/>
          <w:sz w:val="18"/>
          <w:szCs w:val="18"/>
        </w:rPr>
        <w:t>.1.15</w:t>
      </w:r>
      <w:r w:rsidR="00297914" w:rsidRPr="00324505">
        <w:rPr>
          <w:rFonts w:ascii="Linux Biolinum" w:hAnsi="Linux Biolinum" w:cs="Linux Biolinum"/>
          <w:i/>
          <w:sz w:val="18"/>
          <w:szCs w:val="18"/>
        </w:rPr>
        <w:t> </w:t>
      </w:r>
      <w:r w:rsidR="00297914">
        <w:rPr>
          <w:rFonts w:ascii="Linux Biolinum" w:hAnsi="Linux Biolinum" w:cs="Linux Biolinum"/>
          <w:i/>
          <w:sz w:val="18"/>
          <w:szCs w:val="18"/>
        </w:rPr>
        <w:t>Content Detail Screen:</w:t>
      </w:r>
      <w:r w:rsidR="00297914" w:rsidRPr="00324505">
        <w:rPr>
          <w:rFonts w:ascii="Linux Biolinum" w:hAnsi="Linux Biolinum" w:cs="Linux Biolinum"/>
          <w:i/>
          <w:sz w:val="18"/>
          <w:szCs w:val="18"/>
        </w:rPr>
        <w:t> </w:t>
      </w:r>
      <w:r w:rsidR="00297914">
        <w:rPr>
          <w:sz w:val="18"/>
          <w:szCs w:val="18"/>
        </w:rPr>
        <w:t xml:space="preserve">This screen shows </w:t>
      </w:r>
      <w:r w:rsidR="00D069F3">
        <w:rPr>
          <w:sz w:val="18"/>
          <w:szCs w:val="18"/>
        </w:rPr>
        <w:t>the detailed information of the respective course</w:t>
      </w:r>
      <w:r w:rsidR="00CF5C69">
        <w:rPr>
          <w:sz w:val="18"/>
          <w:szCs w:val="18"/>
        </w:rPr>
        <w:t xml:space="preserve"> topic</w:t>
      </w:r>
      <w:r w:rsidR="00D069F3">
        <w:rPr>
          <w:sz w:val="18"/>
          <w:szCs w:val="18"/>
        </w:rPr>
        <w:t xml:space="preserve"> like the topic name, knowledge dimensions, priority and the associated resources supporting the course topic</w:t>
      </w:r>
      <w:r w:rsidR="00297914">
        <w:rPr>
          <w:sz w:val="18"/>
          <w:szCs w:val="18"/>
        </w:rPr>
        <w:t>.</w:t>
      </w:r>
    </w:p>
    <w:p w14:paraId="42733A1C" w14:textId="7FF949C4" w:rsidR="005E2094" w:rsidRDefault="00084CAA" w:rsidP="005E2094">
      <w:pPr>
        <w:pStyle w:val="Head2"/>
      </w:pPr>
      <w:r>
        <w:t>5</w:t>
      </w:r>
      <w:r w:rsidR="005E2094">
        <w:t>.2</w:t>
      </w:r>
      <w:r w:rsidR="005E2094" w:rsidRPr="00337AD4">
        <w:rPr>
          <w:szCs w:val="22"/>
        </w:rPr>
        <w:t> </w:t>
      </w:r>
      <w:r w:rsidR="005E2094">
        <w:t>Navigating across View Controller</w:t>
      </w:r>
      <w:r w:rsidR="001B13D0">
        <w:t>s</w:t>
      </w:r>
    </w:p>
    <w:p w14:paraId="36497261" w14:textId="77777777" w:rsidR="001B13D0" w:rsidRPr="00337AD4" w:rsidRDefault="001B13D0" w:rsidP="005E2094">
      <w:pPr>
        <w:pStyle w:val="Head2"/>
      </w:pPr>
    </w:p>
    <w:p w14:paraId="588CC04F" w14:textId="375ACBCA" w:rsidR="00D069F3" w:rsidRDefault="00D069F3" w:rsidP="001B13D0">
      <w:pPr>
        <w:pStyle w:val="Statements"/>
        <w:jc w:val="center"/>
        <w:rPr>
          <w:sz w:val="18"/>
        </w:rPr>
      </w:pPr>
    </w:p>
    <w:p w14:paraId="5F433875" w14:textId="020B6D74" w:rsidR="001B13D0" w:rsidRPr="001B13D0" w:rsidRDefault="00070573" w:rsidP="001B13D0">
      <w:pPr>
        <w:pStyle w:val="Statements"/>
        <w:jc w:val="center"/>
        <w:rPr>
          <w:sz w:val="18"/>
        </w:rPr>
      </w:pPr>
      <w:r>
        <w:rPr>
          <w:noProof/>
          <w:sz w:val="18"/>
        </w:rPr>
        <w:drawing>
          <wp:inline distT="0" distB="0" distL="0" distR="0" wp14:anchorId="518DD8E1" wp14:editId="2936139C">
            <wp:extent cx="3799889" cy="2737550"/>
            <wp:effectExtent l="0" t="0" r="10160" b="5715"/>
            <wp:docPr id="14" name="Picture 14" descr="Diagrams/Navigation%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s/Navigation%20Diagr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9093" cy="2744181"/>
                    </a:xfrm>
                    <a:prstGeom prst="rect">
                      <a:avLst/>
                    </a:prstGeom>
                    <a:noFill/>
                    <a:ln>
                      <a:noFill/>
                    </a:ln>
                  </pic:spPr>
                </pic:pic>
              </a:graphicData>
            </a:graphic>
          </wp:inline>
        </w:drawing>
      </w:r>
    </w:p>
    <w:p w14:paraId="2ABA73E9" w14:textId="53216CD3" w:rsidR="00D069F3" w:rsidRPr="001B13D0" w:rsidRDefault="001B13D0" w:rsidP="001B13D0">
      <w:pPr>
        <w:pStyle w:val="Statements"/>
        <w:jc w:val="center"/>
        <w:rPr>
          <w:sz w:val="18"/>
        </w:rPr>
      </w:pPr>
      <w:r>
        <w:rPr>
          <w:rStyle w:val="Label"/>
          <w:color w:val="auto"/>
          <w14:ligatures w14:val="standard"/>
        </w:rPr>
        <w:t xml:space="preserve">Fig. </w:t>
      </w:r>
      <w:r w:rsidR="0024537F">
        <w:rPr>
          <w:rStyle w:val="Label"/>
          <w:color w:val="auto"/>
          <w14:ligatures w14:val="standard"/>
        </w:rPr>
        <w:t>15</w:t>
      </w:r>
      <w:r w:rsidRPr="001B0E99">
        <w:rPr>
          <w:rStyle w:val="Label"/>
          <w:color w:val="auto"/>
          <w14:ligatures w14:val="standard"/>
        </w:rPr>
        <w:t>.</w:t>
      </w:r>
      <w:r w:rsidRPr="001B0E99">
        <w:rPr>
          <w:color w:val="000000"/>
        </w:rPr>
        <w:t xml:space="preserve"> </w:t>
      </w:r>
      <w:r>
        <w:rPr>
          <w:b/>
        </w:rPr>
        <w:t xml:space="preserve">Navigation Diagram for various View Controllers in </w:t>
      </w:r>
      <w:r w:rsidR="00230663">
        <w:rPr>
          <w:b/>
        </w:rPr>
        <w:t>IMODS</w:t>
      </w:r>
      <w:r>
        <w:rPr>
          <w:b/>
        </w:rPr>
        <w:t xml:space="preserve"> Mobile App</w:t>
      </w:r>
    </w:p>
    <w:p w14:paraId="4DFD89FC" w14:textId="3902A2BD" w:rsidR="00D069F3" w:rsidRPr="001B13D0" w:rsidRDefault="00D069F3" w:rsidP="005E2094">
      <w:pPr>
        <w:pStyle w:val="Statements"/>
        <w:rPr>
          <w:sz w:val="18"/>
        </w:rPr>
      </w:pPr>
    </w:p>
    <w:p w14:paraId="7684151E" w14:textId="77A690D7" w:rsidR="005E2094" w:rsidRDefault="006A4E3B" w:rsidP="005E2094">
      <w:pPr>
        <w:pStyle w:val="Statements"/>
        <w:rPr>
          <w:sz w:val="18"/>
        </w:rPr>
      </w:pPr>
      <w:r>
        <w:rPr>
          <w:sz w:val="18"/>
        </w:rPr>
        <w:lastRenderedPageBreak/>
        <w:t xml:space="preserve">The first installment of the </w:t>
      </w:r>
      <w:r w:rsidR="00230663">
        <w:rPr>
          <w:sz w:val="18"/>
        </w:rPr>
        <w:t>IMODS</w:t>
      </w:r>
      <w:r w:rsidR="00216A8C">
        <w:rPr>
          <w:sz w:val="18"/>
        </w:rPr>
        <w:t xml:space="preserve"> Mobile App for iOS has 18</w:t>
      </w:r>
      <w:r>
        <w:rPr>
          <w:sz w:val="18"/>
        </w:rPr>
        <w:t xml:space="preserve"> screens as shown in the above diagram. In the following part</w:t>
      </w:r>
      <w:r w:rsidR="002A03AD">
        <w:rPr>
          <w:sz w:val="18"/>
        </w:rPr>
        <w:t>,</w:t>
      </w:r>
      <w:r>
        <w:rPr>
          <w:sz w:val="18"/>
        </w:rPr>
        <w:t xml:space="preserve"> we can see how the various screens can be accessed for </w:t>
      </w:r>
      <w:r w:rsidR="00096898">
        <w:rPr>
          <w:sz w:val="18"/>
        </w:rPr>
        <w:t>viewing and updating</w:t>
      </w:r>
      <w:r>
        <w:rPr>
          <w:sz w:val="18"/>
        </w:rPr>
        <w:t xml:space="preserve"> various functionalities in the course. As soon as the user opens the mobile app the welcome page will open and prompt </w:t>
      </w:r>
      <w:r w:rsidR="00A161E1">
        <w:rPr>
          <w:sz w:val="18"/>
        </w:rPr>
        <w:t xml:space="preserve">the user </w:t>
      </w:r>
      <w:r>
        <w:rPr>
          <w:sz w:val="18"/>
        </w:rPr>
        <w:t xml:space="preserve">for username and password. </w:t>
      </w:r>
      <w:r w:rsidR="00205CA9">
        <w:rPr>
          <w:sz w:val="18"/>
        </w:rPr>
        <w:t>Once successfully authenticated</w:t>
      </w:r>
      <w:r w:rsidR="00735FF5">
        <w:rPr>
          <w:sz w:val="18"/>
        </w:rPr>
        <w:t xml:space="preserve">, the app will transition to </w:t>
      </w:r>
      <w:r w:rsidR="00230663">
        <w:rPr>
          <w:sz w:val="18"/>
        </w:rPr>
        <w:t>IMODS</w:t>
      </w:r>
      <w:r w:rsidR="00735FF5">
        <w:rPr>
          <w:sz w:val="18"/>
        </w:rPr>
        <w:t xml:space="preserve"> Control Tab. This is the main screen</w:t>
      </w:r>
      <w:r w:rsidR="00A161E1">
        <w:rPr>
          <w:sz w:val="18"/>
        </w:rPr>
        <w:t>,</w:t>
      </w:r>
      <w:r w:rsidR="00735FF5">
        <w:rPr>
          <w:sz w:val="18"/>
        </w:rPr>
        <w:t xml:space="preserve"> where the user could </w:t>
      </w:r>
      <w:r w:rsidR="00191627">
        <w:rPr>
          <w:sz w:val="18"/>
        </w:rPr>
        <w:t xml:space="preserve">access to all remaining screens of the </w:t>
      </w:r>
      <w:r w:rsidR="00230663">
        <w:rPr>
          <w:sz w:val="18"/>
        </w:rPr>
        <w:t>IMODS</w:t>
      </w:r>
      <w:r w:rsidR="00191627">
        <w:rPr>
          <w:sz w:val="18"/>
        </w:rPr>
        <w:t xml:space="preserve"> App. </w:t>
      </w:r>
      <w:r w:rsidR="00A161E1">
        <w:rPr>
          <w:sz w:val="18"/>
        </w:rPr>
        <w:t>Later,</w:t>
      </w:r>
      <w:r w:rsidR="002A03AD">
        <w:rPr>
          <w:sz w:val="18"/>
        </w:rPr>
        <w:t xml:space="preserve"> the user selects the required course from </w:t>
      </w:r>
      <w:r w:rsidR="00096898">
        <w:rPr>
          <w:sz w:val="18"/>
        </w:rPr>
        <w:t>My-imods screen</w:t>
      </w:r>
      <w:r w:rsidR="00A161E1">
        <w:rPr>
          <w:sz w:val="18"/>
        </w:rPr>
        <w:t xml:space="preserve"> then</w:t>
      </w:r>
      <w:r w:rsidR="002A03AD">
        <w:rPr>
          <w:sz w:val="18"/>
        </w:rPr>
        <w:t xml:space="preserve"> the user can move to Course Details, Course Description, Schedule, Course Policy and Instructors to </w:t>
      </w:r>
      <w:r w:rsidR="00096898">
        <w:rPr>
          <w:sz w:val="18"/>
        </w:rPr>
        <w:t>view and update</w:t>
      </w:r>
      <w:r w:rsidR="002A03AD">
        <w:rPr>
          <w:sz w:val="18"/>
        </w:rPr>
        <w:t xml:space="preserve"> respective standard details </w:t>
      </w:r>
      <w:r w:rsidR="00096898">
        <w:rPr>
          <w:sz w:val="18"/>
        </w:rPr>
        <w:t>pertaining</w:t>
      </w:r>
      <w:r w:rsidR="002A03AD">
        <w:rPr>
          <w:sz w:val="18"/>
        </w:rPr>
        <w:t xml:space="preserve"> to </w:t>
      </w:r>
      <w:r w:rsidR="00096898">
        <w:rPr>
          <w:sz w:val="18"/>
        </w:rPr>
        <w:t>a</w:t>
      </w:r>
      <w:r w:rsidR="002A03AD">
        <w:rPr>
          <w:sz w:val="18"/>
        </w:rPr>
        <w:t xml:space="preserve"> course. In the Instructors Screen, the user can add additional instructors and assign various roles in the Instructor Detail Screen to the </w:t>
      </w:r>
      <w:r w:rsidR="00A161E1">
        <w:rPr>
          <w:sz w:val="18"/>
        </w:rPr>
        <w:t xml:space="preserve">course </w:t>
      </w:r>
      <w:r w:rsidR="002A03AD">
        <w:rPr>
          <w:sz w:val="18"/>
        </w:rPr>
        <w:t>imparting instructors.</w:t>
      </w:r>
      <w:r w:rsidR="00A161E1">
        <w:rPr>
          <w:sz w:val="18"/>
        </w:rPr>
        <w:t xml:space="preserve"> Once</w:t>
      </w:r>
      <w:r w:rsidR="002A03AD">
        <w:rPr>
          <w:sz w:val="18"/>
        </w:rPr>
        <w:t xml:space="preserve"> all the initial details related to course are updated, the course designer can add multiple learning objectives related to the course by moving to the Objectives Screen</w:t>
      </w:r>
      <w:r w:rsidR="00A161E1">
        <w:rPr>
          <w:sz w:val="18"/>
        </w:rPr>
        <w:t xml:space="preserve">. In this </w:t>
      </w:r>
      <w:r w:rsidR="002A03AD">
        <w:rPr>
          <w:sz w:val="18"/>
        </w:rPr>
        <w:t xml:space="preserve">screen, the user can add, edit, view and delete objectives related to the course. Once a respective objective is selected or new objective is added, the user will transition to the Objective Detail View, where the user can visualize the objective statement which is in-turn constructed using the Performance, Content, Condition and Criteria for a </w:t>
      </w:r>
      <w:r w:rsidR="00CC6D46">
        <w:rPr>
          <w:sz w:val="18"/>
        </w:rPr>
        <w:t>given</w:t>
      </w:r>
      <w:r w:rsidR="002A03AD">
        <w:rPr>
          <w:sz w:val="18"/>
        </w:rPr>
        <w:t xml:space="preserve"> learning objective. The </w:t>
      </w:r>
      <w:r w:rsidR="00A161E1">
        <w:rPr>
          <w:sz w:val="18"/>
        </w:rPr>
        <w:t>crucial</w:t>
      </w:r>
      <w:r w:rsidR="002A03AD">
        <w:rPr>
          <w:sz w:val="18"/>
        </w:rPr>
        <w:t xml:space="preserve"> parts of the objective </w:t>
      </w:r>
      <w:r w:rsidR="00A161E1">
        <w:rPr>
          <w:sz w:val="18"/>
        </w:rPr>
        <w:t xml:space="preserve">will help the user to first pick </w:t>
      </w:r>
      <w:r w:rsidR="002A03AD">
        <w:rPr>
          <w:sz w:val="18"/>
        </w:rPr>
        <w:t>the action word for the objective</w:t>
      </w:r>
      <w:r w:rsidR="00A161E1">
        <w:rPr>
          <w:sz w:val="18"/>
        </w:rPr>
        <w:t xml:space="preserve"> using the performance view, next choose the condition of the objective using the condition view and later assign the content topics associated to the objective from the content view and finally assign parameters using the criteria view. The user can also modify the objective statement constructed from its sub-views to make it suitable for further fine tuning. The Content Topics for the course can be set using the main content view where it lists all the topics related to the course. The course designer can add additional topics also assigning the knowledge dimensions, priority and required resources in their respective detail views.</w:t>
      </w:r>
    </w:p>
    <w:p w14:paraId="7A8FE17B" w14:textId="77777777" w:rsidR="00A161E1" w:rsidRDefault="00A161E1" w:rsidP="005E2094">
      <w:pPr>
        <w:pStyle w:val="Statements"/>
        <w:rPr>
          <w:sz w:val="18"/>
        </w:rPr>
      </w:pPr>
    </w:p>
    <w:p w14:paraId="74C00F79" w14:textId="59D39C54" w:rsidR="00A161E1" w:rsidRPr="00337AD4" w:rsidRDefault="00084CAA" w:rsidP="00A161E1">
      <w:pPr>
        <w:pStyle w:val="Head2"/>
      </w:pPr>
      <w:r>
        <w:t>5</w:t>
      </w:r>
      <w:r w:rsidR="00A161E1">
        <w:t>.3</w:t>
      </w:r>
      <w:r w:rsidR="00A161E1" w:rsidRPr="00337AD4">
        <w:rPr>
          <w:szCs w:val="22"/>
        </w:rPr>
        <w:t> </w:t>
      </w:r>
      <w:r w:rsidR="00031BF0">
        <w:t>Source Code Management</w:t>
      </w:r>
    </w:p>
    <w:p w14:paraId="071E9D68" w14:textId="188547E7" w:rsidR="00A161E1" w:rsidRDefault="004C79EE" w:rsidP="00A161E1">
      <w:pPr>
        <w:pStyle w:val="Statements"/>
        <w:rPr>
          <w:sz w:val="18"/>
        </w:rPr>
      </w:pPr>
      <w:r>
        <w:rPr>
          <w:sz w:val="18"/>
        </w:rPr>
        <w:t>I used GIT for source code management that being the popular SCM for iOS App development. The source code for this project can be found in the following location</w:t>
      </w:r>
      <w:r w:rsidRPr="002818D0">
        <w:rPr>
          <w:sz w:val="18"/>
        </w:rPr>
        <w:t xml:space="preserve">: </w:t>
      </w:r>
      <w:hyperlink r:id="rId35" w:history="1">
        <w:r w:rsidR="002818D0" w:rsidRPr="002818D0">
          <w:rPr>
            <w:rStyle w:val="Hyperlink"/>
            <w:sz w:val="18"/>
          </w:rPr>
          <w:t>https://github.com/IMOD-ASU/imod-mobile</w:t>
        </w:r>
      </w:hyperlink>
      <w:ins w:id="658" w:author="Sohan Madhav Bangaru" w:date="2017-05-03T06:58:00Z">
        <w:r w:rsidR="00FD78C6" w:rsidRPr="00FD78C6">
          <w:rPr>
            <w:rPrChange w:id="659" w:author="Sohan Madhav Bangaru" w:date="2017-05-03T06:59:00Z">
              <w:rPr>
                <w:rStyle w:val="Hyperlink"/>
                <w:sz w:val="18"/>
              </w:rPr>
            </w:rPrChange>
          </w:rPr>
          <w:t xml:space="preserve"> [29]</w:t>
        </w:r>
      </w:ins>
      <w:r w:rsidR="00031BF0">
        <w:rPr>
          <w:sz w:val="18"/>
        </w:rPr>
        <w:t xml:space="preserve">. The Git Client I used </w:t>
      </w:r>
      <w:r w:rsidR="006D2F3F">
        <w:rPr>
          <w:sz w:val="18"/>
        </w:rPr>
        <w:t>to be</w:t>
      </w:r>
      <w:r w:rsidR="00031BF0">
        <w:rPr>
          <w:sz w:val="18"/>
        </w:rPr>
        <w:t xml:space="preserve"> part of the XCode IDE and it was easy to use.</w:t>
      </w:r>
    </w:p>
    <w:p w14:paraId="736FB501" w14:textId="2A19DE33" w:rsidR="00040AE8" w:rsidRDefault="00040AE8" w:rsidP="00986528">
      <w:pPr>
        <w:pStyle w:val="Para"/>
        <w:rPr>
          <w:lang w:val="en-GB"/>
        </w:rPr>
      </w:pPr>
    </w:p>
    <w:p w14:paraId="0B2F1AA5" w14:textId="5E7AAA0A" w:rsidR="005E2094" w:rsidRDefault="00084CAA" w:rsidP="00151946">
      <w:pPr>
        <w:pStyle w:val="Head1"/>
      </w:pPr>
      <w:r>
        <w:t>6</w:t>
      </w:r>
      <w:r w:rsidR="005E2094" w:rsidRPr="00337AD4">
        <w:t> </w:t>
      </w:r>
      <w:r w:rsidR="005E2094">
        <w:t>TEST PLANNING AND EXECUTION</w:t>
      </w:r>
    </w:p>
    <w:p w14:paraId="6B1EBE75" w14:textId="5BF77BB2" w:rsidR="005E2094" w:rsidRDefault="003B451C" w:rsidP="00986528">
      <w:pPr>
        <w:pStyle w:val="Para"/>
        <w:rPr>
          <w:lang w:val="en-GB"/>
        </w:rPr>
      </w:pPr>
      <w:r>
        <w:t>During the process of</w:t>
      </w:r>
      <w:r w:rsidR="008E14C0">
        <w:t xml:space="preserve"> application development, the testing was performed </w:t>
      </w:r>
      <w:r>
        <w:t>in tandem whilst taking the development activity forward according t</w:t>
      </w:r>
      <w:r w:rsidR="00B16FEE">
        <w:t>o the design. The unit tests were performed</w:t>
      </w:r>
      <w:r>
        <w:t xml:space="preserve"> the following </w:t>
      </w:r>
      <w:r w:rsidR="00B16FEE">
        <w:t xml:space="preserve">these </w:t>
      </w:r>
      <w:r>
        <w:t xml:space="preserve">criteria (i) To verify every view controller’s functionality with respect to the connectivity of the view to controller </w:t>
      </w:r>
      <w:r w:rsidR="00B16FEE">
        <w:t xml:space="preserve">and </w:t>
      </w:r>
      <w:r>
        <w:t xml:space="preserve">to </w:t>
      </w:r>
      <w:r w:rsidR="00B16FEE">
        <w:t xml:space="preserve">the </w:t>
      </w:r>
      <w:r>
        <w:t xml:space="preserve">model (ii) Analyzing whether the required kind of data was being entered respectively in the view (iii) Transition into and outside of the view controller. All the identified unit test defects were fixed in-place before going into the production code. The system testing involved the following criteria (i) Check the model layer connection to view controller tagged to the view, (ii) </w:t>
      </w:r>
      <w:r w:rsidR="00CF5A5B">
        <w:t>Check for the response between transition from one view controller to other (iii) Check for User Interface (UI) and connectivity.</w:t>
      </w:r>
    </w:p>
    <w:p w14:paraId="157D839F" w14:textId="77777777" w:rsidR="005E2094" w:rsidRPr="00337AD4" w:rsidRDefault="005E2094" w:rsidP="00986528">
      <w:pPr>
        <w:pStyle w:val="Para"/>
        <w:rPr>
          <w:lang w:val="en-GB"/>
        </w:rPr>
      </w:pPr>
    </w:p>
    <w:p w14:paraId="1F7FE9E4" w14:textId="288452C8" w:rsidR="00040AE8" w:rsidRDefault="00084CAA" w:rsidP="00151946">
      <w:pPr>
        <w:pStyle w:val="Head1"/>
      </w:pPr>
      <w:r>
        <w:t>7</w:t>
      </w:r>
      <w:r w:rsidR="00FF1AC1" w:rsidRPr="00337AD4">
        <w:t> </w:t>
      </w:r>
      <w:r w:rsidR="008F655C">
        <w:t>USABILITY STUDIES AND RESULTS</w:t>
      </w:r>
    </w:p>
    <w:p w14:paraId="76AFAE88" w14:textId="77777777" w:rsidR="00426B8E" w:rsidRDefault="00426B8E" w:rsidP="00151946">
      <w:pPr>
        <w:pStyle w:val="Head1"/>
        <w:rPr>
          <w:ins w:id="660" w:author="Sohan Madhav Bangaru" w:date="2017-05-03T12:53:00Z"/>
          <w:rFonts w:ascii="Linux Libertine" w:eastAsiaTheme="minorHAnsi" w:hAnsi="Linux Libertine" w:cstheme="minorBidi"/>
          <w:b w:val="0"/>
          <w:sz w:val="18"/>
          <w:szCs w:val="22"/>
        </w:rPr>
      </w:pPr>
    </w:p>
    <w:p w14:paraId="3F17892D" w14:textId="3B378A7F" w:rsidR="008F655C" w:rsidRPr="00426B8E" w:rsidRDefault="00CF5A5B" w:rsidP="00151946">
      <w:pPr>
        <w:pStyle w:val="Head1"/>
        <w:rPr>
          <w:rFonts w:ascii="Linux Libertine" w:eastAsiaTheme="minorHAnsi" w:hAnsi="Linux Libertine" w:cstheme="minorBidi"/>
          <w:b w:val="0"/>
          <w:sz w:val="18"/>
          <w:szCs w:val="22"/>
          <w:rPrChange w:id="661" w:author="Sohan Madhav Bangaru" w:date="2017-05-03T12:53:00Z">
            <w:rPr>
              <w:rFonts w:eastAsiaTheme="minorHAnsi"/>
            </w:rPr>
          </w:rPrChange>
        </w:rPr>
      </w:pPr>
      <w:r w:rsidRPr="00426B8E">
        <w:rPr>
          <w:rFonts w:ascii="Linux Libertine" w:eastAsiaTheme="minorHAnsi" w:hAnsi="Linux Libertine" w:cstheme="minorBidi"/>
          <w:b w:val="0"/>
          <w:sz w:val="18"/>
          <w:szCs w:val="22"/>
          <w:rPrChange w:id="662" w:author="Sohan Madhav Bangaru" w:date="2017-05-03T12:53:00Z">
            <w:rPr>
              <w:rFonts w:eastAsiaTheme="minorHAnsi"/>
            </w:rPr>
          </w:rPrChange>
        </w:rPr>
        <w:t xml:space="preserve">This development signifies the first part of the </w:t>
      </w:r>
      <w:r w:rsidR="00230663" w:rsidRPr="00426B8E">
        <w:rPr>
          <w:rFonts w:ascii="Linux Libertine" w:eastAsiaTheme="minorHAnsi" w:hAnsi="Linux Libertine" w:cstheme="minorBidi"/>
          <w:b w:val="0"/>
          <w:sz w:val="18"/>
          <w:szCs w:val="22"/>
          <w:rPrChange w:id="663" w:author="Sohan Madhav Bangaru" w:date="2017-05-03T12:53:00Z">
            <w:rPr>
              <w:rFonts w:eastAsiaTheme="minorHAnsi"/>
            </w:rPr>
          </w:rPrChange>
        </w:rPr>
        <w:t>IMODS</w:t>
      </w:r>
      <w:r w:rsidRPr="00426B8E">
        <w:rPr>
          <w:rFonts w:ascii="Linux Libertine" w:eastAsiaTheme="minorHAnsi" w:hAnsi="Linux Libertine" w:cstheme="minorBidi"/>
          <w:b w:val="0"/>
          <w:sz w:val="18"/>
          <w:szCs w:val="22"/>
          <w:rPrChange w:id="664" w:author="Sohan Madhav Bangaru" w:date="2017-05-03T12:53:00Z">
            <w:rPr>
              <w:rFonts w:eastAsiaTheme="minorHAnsi"/>
            </w:rPr>
          </w:rPrChange>
        </w:rPr>
        <w:t xml:space="preserve"> Mobile Development and hence </w:t>
      </w:r>
      <w:r w:rsidR="00171DF4" w:rsidRPr="00426B8E">
        <w:rPr>
          <w:rFonts w:ascii="Linux Libertine" w:eastAsiaTheme="minorHAnsi" w:hAnsi="Linux Libertine" w:cstheme="minorBidi"/>
          <w:b w:val="0"/>
          <w:sz w:val="18"/>
          <w:szCs w:val="22"/>
          <w:rPrChange w:id="665" w:author="Sohan Madhav Bangaru" w:date="2017-05-03T12:53:00Z">
            <w:rPr>
              <w:rFonts w:eastAsiaTheme="minorHAnsi"/>
            </w:rPr>
          </w:rPrChange>
        </w:rPr>
        <w:t xml:space="preserve">an </w:t>
      </w:r>
      <w:r w:rsidR="006651F4" w:rsidRPr="00426B8E">
        <w:rPr>
          <w:rFonts w:ascii="Linux Libertine" w:eastAsiaTheme="minorHAnsi" w:hAnsi="Linux Libertine" w:cstheme="minorBidi"/>
          <w:b w:val="0"/>
          <w:sz w:val="18"/>
          <w:szCs w:val="22"/>
          <w:rPrChange w:id="666" w:author="Sohan Madhav Bangaru" w:date="2017-05-03T12:53:00Z">
            <w:rPr>
              <w:rFonts w:eastAsiaTheme="minorHAnsi"/>
            </w:rPr>
          </w:rPrChange>
        </w:rPr>
        <w:t>initial</w:t>
      </w:r>
      <w:r w:rsidRPr="00426B8E">
        <w:rPr>
          <w:rFonts w:ascii="Linux Libertine" w:eastAsiaTheme="minorHAnsi" w:hAnsi="Linux Libertine" w:cstheme="minorBidi"/>
          <w:b w:val="0"/>
          <w:sz w:val="18"/>
          <w:szCs w:val="22"/>
          <w:rPrChange w:id="667" w:author="Sohan Madhav Bangaru" w:date="2017-05-03T12:53:00Z">
            <w:rPr>
              <w:rFonts w:eastAsiaTheme="minorHAnsi"/>
            </w:rPr>
          </w:rPrChange>
        </w:rPr>
        <w:t xml:space="preserve"> </w:t>
      </w:r>
      <w:r w:rsidR="00171DF4" w:rsidRPr="00426B8E">
        <w:rPr>
          <w:rFonts w:ascii="Linux Libertine" w:eastAsiaTheme="minorHAnsi" w:hAnsi="Linux Libertine" w:cstheme="minorBidi"/>
          <w:b w:val="0"/>
          <w:sz w:val="18"/>
          <w:szCs w:val="22"/>
          <w:rPrChange w:id="668" w:author="Sohan Madhav Bangaru" w:date="2017-05-03T12:53:00Z">
            <w:rPr>
              <w:rFonts w:eastAsiaTheme="minorHAnsi"/>
            </w:rPr>
          </w:rPrChange>
        </w:rPr>
        <w:t xml:space="preserve">study with respect to </w:t>
      </w:r>
      <w:r w:rsidRPr="00426B8E">
        <w:rPr>
          <w:rFonts w:ascii="Linux Libertine" w:eastAsiaTheme="minorHAnsi" w:hAnsi="Linux Libertine" w:cstheme="minorBidi"/>
          <w:b w:val="0"/>
          <w:sz w:val="18"/>
          <w:szCs w:val="22"/>
          <w:rPrChange w:id="669" w:author="Sohan Madhav Bangaru" w:date="2017-05-03T12:53:00Z">
            <w:rPr>
              <w:rFonts w:eastAsiaTheme="minorHAnsi"/>
            </w:rPr>
          </w:rPrChange>
        </w:rPr>
        <w:t>the user experience</w:t>
      </w:r>
      <w:r w:rsidR="00171DF4" w:rsidRPr="00426B8E">
        <w:rPr>
          <w:rFonts w:ascii="Linux Libertine" w:eastAsiaTheme="minorHAnsi" w:hAnsi="Linux Libertine" w:cstheme="minorBidi"/>
          <w:b w:val="0"/>
          <w:sz w:val="18"/>
          <w:szCs w:val="22"/>
          <w:rPrChange w:id="670" w:author="Sohan Madhav Bangaru" w:date="2017-05-03T12:53:00Z">
            <w:rPr>
              <w:rFonts w:eastAsiaTheme="minorHAnsi"/>
            </w:rPr>
          </w:rPrChange>
        </w:rPr>
        <w:t xml:space="preserve"> and ease of accessing features help in improving the app further.</w:t>
      </w:r>
      <w:r w:rsidRPr="00426B8E">
        <w:rPr>
          <w:rFonts w:ascii="Linux Libertine" w:eastAsiaTheme="minorHAnsi" w:hAnsi="Linux Libertine" w:cstheme="minorBidi"/>
          <w:b w:val="0"/>
          <w:sz w:val="18"/>
          <w:szCs w:val="22"/>
          <w:rPrChange w:id="671" w:author="Sohan Madhav Bangaru" w:date="2017-05-03T12:53:00Z">
            <w:rPr>
              <w:rFonts w:eastAsiaTheme="minorHAnsi"/>
            </w:rPr>
          </w:rPrChange>
        </w:rPr>
        <w:t xml:space="preserve"> </w:t>
      </w:r>
      <w:r w:rsidR="00171DF4" w:rsidRPr="00426B8E">
        <w:rPr>
          <w:rFonts w:ascii="Linux Libertine" w:eastAsiaTheme="minorHAnsi" w:hAnsi="Linux Libertine" w:cstheme="minorBidi"/>
          <w:b w:val="0"/>
          <w:sz w:val="18"/>
          <w:szCs w:val="22"/>
          <w:rPrChange w:id="672" w:author="Sohan Madhav Bangaru" w:date="2017-05-03T12:53:00Z">
            <w:rPr>
              <w:rFonts w:eastAsiaTheme="minorHAnsi"/>
            </w:rPr>
          </w:rPrChange>
        </w:rPr>
        <w:t xml:space="preserve">To facilitate the study, </w:t>
      </w:r>
      <w:r w:rsidR="00794EEA" w:rsidRPr="00426B8E">
        <w:rPr>
          <w:rFonts w:ascii="Linux Libertine" w:eastAsiaTheme="minorHAnsi" w:hAnsi="Linux Libertine" w:cstheme="minorBidi"/>
          <w:b w:val="0"/>
          <w:sz w:val="18"/>
          <w:szCs w:val="22"/>
          <w:rPrChange w:id="673" w:author="Sohan Madhav Bangaru" w:date="2017-05-03T12:53:00Z">
            <w:rPr>
              <w:rFonts w:eastAsiaTheme="minorHAnsi"/>
            </w:rPr>
          </w:rPrChange>
        </w:rPr>
        <w:t>I</w:t>
      </w:r>
      <w:r w:rsidR="00171DF4" w:rsidRPr="00426B8E">
        <w:rPr>
          <w:rFonts w:ascii="Linux Libertine" w:eastAsiaTheme="minorHAnsi" w:hAnsi="Linux Libertine" w:cstheme="minorBidi"/>
          <w:b w:val="0"/>
          <w:sz w:val="18"/>
          <w:szCs w:val="22"/>
          <w:rPrChange w:id="674" w:author="Sohan Madhav Bangaru" w:date="2017-05-03T12:53:00Z">
            <w:rPr>
              <w:rFonts w:eastAsiaTheme="minorHAnsi"/>
            </w:rPr>
          </w:rPrChange>
        </w:rPr>
        <w:t xml:space="preserve"> u</w:t>
      </w:r>
      <w:r w:rsidR="003E6C28" w:rsidRPr="00426B8E">
        <w:rPr>
          <w:rFonts w:ascii="Linux Libertine" w:eastAsiaTheme="minorHAnsi" w:hAnsi="Linux Libertine" w:cstheme="minorBidi"/>
          <w:b w:val="0"/>
          <w:sz w:val="18"/>
          <w:szCs w:val="22"/>
          <w:rPrChange w:id="675" w:author="Sohan Madhav Bangaru" w:date="2017-05-03T12:53:00Z">
            <w:rPr>
              <w:rFonts w:eastAsiaTheme="minorHAnsi"/>
            </w:rPr>
          </w:rPrChange>
        </w:rPr>
        <w:t>n</w:t>
      </w:r>
      <w:r w:rsidR="00171DF4" w:rsidRPr="00426B8E">
        <w:rPr>
          <w:rFonts w:ascii="Linux Libertine" w:eastAsiaTheme="minorHAnsi" w:hAnsi="Linux Libertine" w:cstheme="minorBidi"/>
          <w:b w:val="0"/>
          <w:sz w:val="18"/>
          <w:szCs w:val="22"/>
          <w:rPrChange w:id="676" w:author="Sohan Madhav Bangaru" w:date="2017-05-03T12:53:00Z">
            <w:rPr>
              <w:rFonts w:eastAsiaTheme="minorHAnsi"/>
            </w:rPr>
          </w:rPrChange>
        </w:rPr>
        <w:t xml:space="preserve">der the guidance of my </w:t>
      </w:r>
      <w:r w:rsidR="00794EEA" w:rsidRPr="00426B8E">
        <w:rPr>
          <w:rFonts w:ascii="Linux Libertine" w:eastAsiaTheme="minorHAnsi" w:hAnsi="Linux Libertine" w:cstheme="minorBidi"/>
          <w:b w:val="0"/>
          <w:sz w:val="18"/>
          <w:szCs w:val="22"/>
          <w:rPrChange w:id="677" w:author="Sohan Madhav Bangaru" w:date="2017-05-03T12:53:00Z">
            <w:rPr>
              <w:rFonts w:eastAsiaTheme="minorHAnsi"/>
            </w:rPr>
          </w:rPrChange>
        </w:rPr>
        <w:t xml:space="preserve">faculty </w:t>
      </w:r>
      <w:r w:rsidR="00171DF4" w:rsidRPr="00426B8E">
        <w:rPr>
          <w:rFonts w:ascii="Linux Libertine" w:eastAsiaTheme="minorHAnsi" w:hAnsi="Linux Libertine" w:cstheme="minorBidi"/>
          <w:b w:val="0"/>
          <w:sz w:val="18"/>
          <w:szCs w:val="22"/>
          <w:rPrChange w:id="678" w:author="Sohan Madhav Bangaru" w:date="2017-05-03T12:53:00Z">
            <w:rPr>
              <w:rFonts w:eastAsiaTheme="minorHAnsi"/>
            </w:rPr>
          </w:rPrChange>
        </w:rPr>
        <w:t xml:space="preserve">mentor </w:t>
      </w:r>
      <w:r w:rsidRPr="00426B8E">
        <w:rPr>
          <w:rFonts w:ascii="Linux Libertine" w:eastAsiaTheme="minorHAnsi" w:hAnsi="Linux Libertine" w:cstheme="minorBidi"/>
          <w:b w:val="0"/>
          <w:sz w:val="18"/>
          <w:szCs w:val="22"/>
          <w:rPrChange w:id="679" w:author="Sohan Madhav Bangaru" w:date="2017-05-03T12:53:00Z">
            <w:rPr>
              <w:rFonts w:eastAsiaTheme="minorHAnsi"/>
            </w:rPr>
          </w:rPrChange>
        </w:rPr>
        <w:t>designed a user</w:t>
      </w:r>
      <w:r w:rsidR="006651F4" w:rsidRPr="00426B8E">
        <w:rPr>
          <w:rFonts w:ascii="Linux Libertine" w:eastAsiaTheme="minorHAnsi" w:hAnsi="Linux Libertine" w:cstheme="minorBidi"/>
          <w:b w:val="0"/>
          <w:sz w:val="18"/>
          <w:szCs w:val="22"/>
          <w:rPrChange w:id="680" w:author="Sohan Madhav Bangaru" w:date="2017-05-03T12:53:00Z">
            <w:rPr>
              <w:rFonts w:eastAsiaTheme="minorHAnsi"/>
            </w:rPr>
          </w:rPrChange>
        </w:rPr>
        <w:t xml:space="preserve"> guide which asks the user to perform the steps in-order to</w:t>
      </w:r>
      <w:r w:rsidR="00171DF4" w:rsidRPr="00426B8E">
        <w:rPr>
          <w:rFonts w:ascii="Linux Libertine" w:eastAsiaTheme="minorHAnsi" w:hAnsi="Linux Libertine" w:cstheme="minorBidi"/>
          <w:b w:val="0"/>
          <w:sz w:val="18"/>
          <w:szCs w:val="22"/>
          <w:rPrChange w:id="681" w:author="Sohan Madhav Bangaru" w:date="2017-05-03T12:53:00Z">
            <w:rPr>
              <w:rFonts w:eastAsiaTheme="minorHAnsi"/>
            </w:rPr>
          </w:rPrChange>
        </w:rPr>
        <w:t xml:space="preserve"> traverse all </w:t>
      </w:r>
      <w:r w:rsidR="00794EEA" w:rsidRPr="00426B8E">
        <w:rPr>
          <w:rFonts w:ascii="Linux Libertine" w:eastAsiaTheme="minorHAnsi" w:hAnsi="Linux Libertine" w:cstheme="minorBidi"/>
          <w:b w:val="0"/>
          <w:sz w:val="18"/>
          <w:szCs w:val="22"/>
          <w:rPrChange w:id="682" w:author="Sohan Madhav Bangaru" w:date="2017-05-03T12:53:00Z">
            <w:rPr>
              <w:rFonts w:eastAsiaTheme="minorHAnsi"/>
            </w:rPr>
          </w:rPrChange>
        </w:rPr>
        <w:t>possible</w:t>
      </w:r>
      <w:r w:rsidR="00171DF4" w:rsidRPr="00426B8E">
        <w:rPr>
          <w:rFonts w:ascii="Linux Libertine" w:eastAsiaTheme="minorHAnsi" w:hAnsi="Linux Libertine" w:cstheme="minorBidi"/>
          <w:b w:val="0"/>
          <w:sz w:val="18"/>
          <w:szCs w:val="22"/>
          <w:rPrChange w:id="683" w:author="Sohan Madhav Bangaru" w:date="2017-05-03T12:53:00Z">
            <w:rPr>
              <w:rFonts w:eastAsiaTheme="minorHAnsi"/>
            </w:rPr>
          </w:rPrChange>
        </w:rPr>
        <w:t xml:space="preserve"> features applicable for the first version of </w:t>
      </w:r>
      <w:r w:rsidR="00230663" w:rsidRPr="00426B8E">
        <w:rPr>
          <w:rFonts w:ascii="Linux Libertine" w:eastAsiaTheme="minorHAnsi" w:hAnsi="Linux Libertine" w:cstheme="minorBidi"/>
          <w:b w:val="0"/>
          <w:sz w:val="18"/>
          <w:szCs w:val="22"/>
          <w:rPrChange w:id="684" w:author="Sohan Madhav Bangaru" w:date="2017-05-03T12:53:00Z">
            <w:rPr>
              <w:rFonts w:eastAsiaTheme="minorHAnsi"/>
            </w:rPr>
          </w:rPrChange>
        </w:rPr>
        <w:t>IMODS</w:t>
      </w:r>
      <w:r w:rsidR="00171DF4" w:rsidRPr="00426B8E">
        <w:rPr>
          <w:rFonts w:ascii="Linux Libertine" w:eastAsiaTheme="minorHAnsi" w:hAnsi="Linux Libertine" w:cstheme="minorBidi"/>
          <w:b w:val="0"/>
          <w:sz w:val="18"/>
          <w:szCs w:val="22"/>
          <w:rPrChange w:id="685" w:author="Sohan Madhav Bangaru" w:date="2017-05-03T12:53:00Z">
            <w:rPr>
              <w:rFonts w:eastAsiaTheme="minorHAnsi"/>
            </w:rPr>
          </w:rPrChange>
        </w:rPr>
        <w:t xml:space="preserve"> App. </w:t>
      </w:r>
    </w:p>
    <w:p w14:paraId="690579DD" w14:textId="77777777" w:rsidR="005256F4" w:rsidRDefault="005256F4" w:rsidP="00B76CD4">
      <w:pPr>
        <w:pStyle w:val="TableCaption"/>
        <w:outlineLvl w:val="0"/>
        <w:rPr>
          <w:ins w:id="686" w:author="Sohan Madhav Bangaru" w:date="2017-05-03T12:53:00Z"/>
          <w:rStyle w:val="Label"/>
          <w:b w:val="0"/>
          <w:color w:val="auto"/>
          <w14:ligatures w14:val="standard"/>
        </w:rPr>
      </w:pPr>
      <w:bookmarkStart w:id="687" w:name="tb2"/>
    </w:p>
    <w:p w14:paraId="6EE84CAB" w14:textId="77777777" w:rsidR="00426B8E" w:rsidRDefault="00426B8E" w:rsidP="00B76CD4">
      <w:pPr>
        <w:pStyle w:val="TableCaption"/>
        <w:outlineLvl w:val="0"/>
        <w:rPr>
          <w:ins w:id="688" w:author="Sohan Madhav Bangaru" w:date="2017-05-03T12:29:00Z"/>
          <w:rStyle w:val="Label"/>
          <w:b w:val="0"/>
          <w:color w:val="auto"/>
          <w14:ligatures w14:val="standard"/>
        </w:rPr>
      </w:pPr>
    </w:p>
    <w:p w14:paraId="068246E5" w14:textId="0DEF554A" w:rsidR="003814B1" w:rsidRPr="00171DF4" w:rsidRDefault="003814B1" w:rsidP="00B76CD4">
      <w:pPr>
        <w:pStyle w:val="TableCaption"/>
        <w:outlineLvl w:val="0"/>
        <w:rPr>
          <w14:ligatures w14:val="standard"/>
        </w:rPr>
      </w:pPr>
      <w:del w:id="689" w:author="Sohan Madhav Bangaru" w:date="2017-05-03T06:48:00Z">
        <w:r w:rsidRPr="00171DF4" w:rsidDel="002F2C89">
          <w:rPr>
            <w:rStyle w:val="Label"/>
            <w:b w:val="0"/>
            <w:color w:val="auto"/>
            <w14:ligatures w14:val="standard"/>
          </w:rPr>
          <w:delText xml:space="preserve">Table </w:delText>
        </w:r>
        <w:bookmarkEnd w:id="687"/>
        <w:r w:rsidR="0001187D" w:rsidRPr="00171DF4" w:rsidDel="002F2C89">
          <w:rPr>
            <w:rStyle w:val="Label"/>
            <w:b w:val="0"/>
            <w:color w:val="auto"/>
            <w14:ligatures w14:val="standard"/>
          </w:rPr>
          <w:delText>1</w:delText>
        </w:r>
        <w:r w:rsidRPr="00171DF4" w:rsidDel="002F2C89">
          <w:rPr>
            <w:rStyle w:val="Label"/>
            <w:b w:val="0"/>
            <w:color w:val="auto"/>
            <w14:ligatures w14:val="standard"/>
          </w:rPr>
          <w:delText>.</w:delText>
        </w:r>
        <w:r w:rsidRPr="00171DF4" w:rsidDel="002F2C89">
          <w:rPr>
            <w14:ligatures w14:val="standard"/>
          </w:rPr>
          <w:delText xml:space="preserve"> </w:delText>
        </w:r>
        <w:r w:rsidR="00171DF4" w:rsidRPr="00171DF4" w:rsidDel="002F2C89">
          <w:rPr>
            <w14:ligatures w14:val="standard"/>
          </w:rPr>
          <w:delText xml:space="preserve">User Study Results for Initial </w:delText>
        </w:r>
        <w:r w:rsidR="00230663" w:rsidDel="002F2C89">
          <w:rPr>
            <w14:ligatures w14:val="standard"/>
          </w:rPr>
          <w:delText>IMODS</w:delText>
        </w:r>
        <w:r w:rsidR="00171DF4" w:rsidRPr="00171DF4" w:rsidDel="002F2C89">
          <w:rPr>
            <w14:ligatures w14:val="standard"/>
          </w:rPr>
          <w:delText xml:space="preserve"> Application</w:delText>
        </w:r>
        <w:r w:rsidR="002C59FF" w:rsidDel="002F2C89">
          <w:rPr>
            <w14:ligatures w14:val="standard"/>
          </w:rPr>
          <w:delText xml:space="preserve"> and User Feedback</w:delText>
        </w:r>
      </w:del>
    </w:p>
    <w:tbl>
      <w:tblPr>
        <w:tblW w:w="0" w:type="auto"/>
        <w:tblInd w:w="1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ayout w:type="fixed"/>
        <w:tblLook w:val="0000" w:firstRow="0" w:lastRow="0" w:firstColumn="0" w:lastColumn="0" w:noHBand="0" w:noVBand="0"/>
      </w:tblPr>
      <w:tblGrid>
        <w:gridCol w:w="1216"/>
        <w:gridCol w:w="1892"/>
        <w:gridCol w:w="3167"/>
      </w:tblGrid>
      <w:tr w:rsidR="002C59FF" w:rsidRPr="00171DF4" w14:paraId="6E5CC00E" w14:textId="77777777" w:rsidTr="00431F46">
        <w:trPr>
          <w:trHeight w:val="716"/>
        </w:trPr>
        <w:tc>
          <w:tcPr>
            <w:tcW w:w="1216" w:type="dxa"/>
            <w:shd w:val="clear" w:color="000000" w:fill="auto"/>
          </w:tcPr>
          <w:p w14:paraId="4EE6840D" w14:textId="33F7FA4F" w:rsidR="003814B1" w:rsidRPr="00712FAD" w:rsidRDefault="00171DF4" w:rsidP="002707A6">
            <w:pPr>
              <w:rPr>
                <w:rFonts w:cs="Linux Libertine"/>
                <w:szCs w:val="18"/>
                <w14:ligatures w14:val="standard"/>
                <w:rPrChange w:id="690" w:author="Sohan Madhav Bangaru" w:date="2017-05-03T07:00:00Z">
                  <w:rPr>
                    <w:rFonts w:cs="Linux Libertine"/>
                    <w:sz w:val="20"/>
                    <w14:ligatures w14:val="standard"/>
                  </w:rPr>
                </w:rPrChange>
              </w:rPr>
            </w:pPr>
            <w:r w:rsidRPr="00712FAD">
              <w:rPr>
                <w:rFonts w:cs="Linux Libertine"/>
                <w:szCs w:val="18"/>
                <w14:ligatures w14:val="standard"/>
                <w:rPrChange w:id="691" w:author="Sohan Madhav Bangaru" w:date="2017-05-03T07:00:00Z">
                  <w:rPr>
                    <w:rFonts w:cs="Linux Libertine"/>
                    <w:sz w:val="20"/>
                    <w14:ligatures w14:val="standard"/>
                  </w:rPr>
                </w:rPrChange>
              </w:rPr>
              <w:lastRenderedPageBreak/>
              <w:t>Sl No</w:t>
            </w:r>
          </w:p>
        </w:tc>
        <w:tc>
          <w:tcPr>
            <w:tcW w:w="1892" w:type="dxa"/>
            <w:shd w:val="clear" w:color="000000" w:fill="auto"/>
          </w:tcPr>
          <w:p w14:paraId="7C64BDC9" w14:textId="3C6911C9" w:rsidR="003814B1" w:rsidRPr="00712FAD" w:rsidRDefault="00431F46" w:rsidP="002C59FF">
            <w:pPr>
              <w:ind w:right="16"/>
              <w:jc w:val="center"/>
              <w:rPr>
                <w:rFonts w:cs="Linux Libertine"/>
                <w:szCs w:val="18"/>
                <w14:ligatures w14:val="standard"/>
                <w:rPrChange w:id="692" w:author="Sohan Madhav Bangaru" w:date="2017-05-03T07:00:00Z">
                  <w:rPr>
                    <w:rFonts w:cs="Linux Libertine"/>
                    <w:sz w:val="20"/>
                    <w14:ligatures w14:val="standard"/>
                  </w:rPr>
                </w:rPrChange>
              </w:rPr>
            </w:pPr>
            <w:r w:rsidRPr="00712FAD">
              <w:rPr>
                <w:rFonts w:cs="Linux Libertine"/>
                <w:szCs w:val="18"/>
                <w14:ligatures w14:val="standard"/>
                <w:rPrChange w:id="693" w:author="Sohan Madhav Bangaru" w:date="2017-05-03T07:00:00Z">
                  <w:rPr>
                    <w:rFonts w:cs="Linux Libertine"/>
                    <w:sz w:val="20"/>
                    <w14:ligatures w14:val="standard"/>
                  </w:rPr>
                </w:rPrChange>
              </w:rPr>
              <w:t>Criteria</w:t>
            </w:r>
          </w:p>
        </w:tc>
        <w:tc>
          <w:tcPr>
            <w:tcW w:w="3167" w:type="dxa"/>
            <w:shd w:val="clear" w:color="000000" w:fill="auto"/>
          </w:tcPr>
          <w:p w14:paraId="3FD1CAC5" w14:textId="578595F7" w:rsidR="003814B1" w:rsidRPr="00712FAD" w:rsidRDefault="00431F46">
            <w:pPr>
              <w:jc w:val="center"/>
              <w:rPr>
                <w:rFonts w:cs="Linux Libertine"/>
                <w:szCs w:val="18"/>
                <w14:ligatures w14:val="standard"/>
                <w:rPrChange w:id="694" w:author="Sohan Madhav Bangaru" w:date="2017-05-03T07:00:00Z">
                  <w:rPr>
                    <w:rFonts w:cs="Linux Libertine"/>
                    <w:sz w:val="20"/>
                    <w14:ligatures w14:val="standard"/>
                  </w:rPr>
                </w:rPrChange>
              </w:rPr>
            </w:pPr>
            <w:del w:id="695" w:author="Sohan Madhav Bangaru" w:date="2017-05-03T07:20:00Z">
              <w:r w:rsidRPr="00712FAD" w:rsidDel="00963EF9">
                <w:rPr>
                  <w:rFonts w:cs="Linux Libertine"/>
                  <w:szCs w:val="18"/>
                  <w14:ligatures w14:val="standard"/>
                  <w:rPrChange w:id="696" w:author="Sohan Madhav Bangaru" w:date="2017-05-03T07:00:00Z">
                    <w:rPr>
                      <w:rFonts w:cs="Linux Libertine"/>
                      <w:sz w:val="20"/>
                      <w14:ligatures w14:val="standard"/>
                    </w:rPr>
                  </w:rPrChange>
                </w:rPr>
                <w:delText>Responses</w:delText>
              </w:r>
            </w:del>
            <w:ins w:id="697" w:author="Sohan Madhav Bangaru" w:date="2017-05-03T07:20:00Z">
              <w:r w:rsidR="00963EF9">
                <w:rPr>
                  <w:rFonts w:cs="Linux Libertine"/>
                  <w:szCs w:val="18"/>
                  <w14:ligatures w14:val="standard"/>
                </w:rPr>
                <w:t>Average Rat</w:t>
              </w:r>
            </w:ins>
            <w:ins w:id="698" w:author="Sohan Madhav Bangaru" w:date="2017-05-03T07:21:00Z">
              <w:r w:rsidR="00963EF9">
                <w:rPr>
                  <w:rFonts w:cs="Linux Libertine"/>
                  <w:szCs w:val="18"/>
                  <w14:ligatures w14:val="standard"/>
                </w:rPr>
                <w:t>ing Received</w:t>
              </w:r>
            </w:ins>
            <w:ins w:id="699" w:author="Sohan Madhav Bangaru" w:date="2017-05-03T07:20:00Z">
              <w:r w:rsidR="00963EF9">
                <w:rPr>
                  <w:rFonts w:cs="Linux Libertine"/>
                  <w:szCs w:val="18"/>
                  <w14:ligatures w14:val="standard"/>
                </w:rPr>
                <w:t xml:space="preserve"> out of 5</w:t>
              </w:r>
            </w:ins>
          </w:p>
        </w:tc>
      </w:tr>
      <w:tr w:rsidR="002C59FF" w:rsidRPr="00171DF4" w14:paraId="3592C7D5" w14:textId="77777777" w:rsidTr="00431F46">
        <w:trPr>
          <w:trHeight w:val="243"/>
        </w:trPr>
        <w:tc>
          <w:tcPr>
            <w:tcW w:w="1216" w:type="dxa"/>
            <w:shd w:val="clear" w:color="000000" w:fill="auto"/>
          </w:tcPr>
          <w:p w14:paraId="7740C6C7" w14:textId="0311AA3C" w:rsidR="003814B1" w:rsidRPr="00712FAD" w:rsidRDefault="00171DF4" w:rsidP="002707A6">
            <w:pPr>
              <w:rPr>
                <w:rFonts w:cs="Linux Libertine"/>
                <w:szCs w:val="18"/>
                <w14:ligatures w14:val="standard"/>
                <w:rPrChange w:id="700" w:author="Sohan Madhav Bangaru" w:date="2017-05-03T07:00:00Z">
                  <w:rPr>
                    <w:rFonts w:cs="Linux Libertine"/>
                    <w:sz w:val="20"/>
                    <w14:ligatures w14:val="standard"/>
                  </w:rPr>
                </w:rPrChange>
              </w:rPr>
            </w:pPr>
            <w:r w:rsidRPr="00712FAD">
              <w:rPr>
                <w:rFonts w:cs="Linux Libertine"/>
                <w:szCs w:val="18"/>
                <w14:ligatures w14:val="standard"/>
                <w:rPrChange w:id="701" w:author="Sohan Madhav Bangaru" w:date="2017-05-03T07:00:00Z">
                  <w:rPr>
                    <w:rFonts w:cs="Linux Libertine"/>
                    <w:sz w:val="20"/>
                    <w14:ligatures w14:val="standard"/>
                  </w:rPr>
                </w:rPrChange>
              </w:rPr>
              <w:t>1</w:t>
            </w:r>
          </w:p>
        </w:tc>
        <w:tc>
          <w:tcPr>
            <w:tcW w:w="1892" w:type="dxa"/>
            <w:shd w:val="clear" w:color="000000" w:fill="auto"/>
          </w:tcPr>
          <w:p w14:paraId="0B16BD80" w14:textId="336D152C" w:rsidR="003814B1" w:rsidRPr="00712FAD" w:rsidRDefault="00431F46" w:rsidP="002707A6">
            <w:pPr>
              <w:jc w:val="center"/>
              <w:rPr>
                <w:rFonts w:cs="Linux Libertine"/>
                <w:szCs w:val="18"/>
                <w14:ligatures w14:val="standard"/>
                <w:rPrChange w:id="702" w:author="Sohan Madhav Bangaru" w:date="2017-05-03T07:00:00Z">
                  <w:rPr>
                    <w:rFonts w:cs="Linux Libertine"/>
                    <w:sz w:val="20"/>
                    <w14:ligatures w14:val="standard"/>
                  </w:rPr>
                </w:rPrChange>
              </w:rPr>
            </w:pPr>
            <w:r w:rsidRPr="00712FAD">
              <w:rPr>
                <w:rFonts w:cs="Linux Libertine"/>
                <w:szCs w:val="18"/>
                <w14:ligatures w14:val="standard"/>
                <w:rPrChange w:id="703" w:author="Sohan Madhav Bangaru" w:date="2017-05-03T07:00:00Z">
                  <w:rPr>
                    <w:rFonts w:cs="Linux Libertine"/>
                    <w:sz w:val="20"/>
                    <w14:ligatures w14:val="standard"/>
                  </w:rPr>
                </w:rPrChange>
              </w:rPr>
              <w:t>Information Organization</w:t>
            </w:r>
          </w:p>
        </w:tc>
        <w:tc>
          <w:tcPr>
            <w:tcW w:w="3167" w:type="dxa"/>
            <w:shd w:val="clear" w:color="000000" w:fill="auto"/>
          </w:tcPr>
          <w:p w14:paraId="02709F10" w14:textId="12AE948E" w:rsidR="003814B1" w:rsidRPr="00712FAD" w:rsidRDefault="00963EF9" w:rsidP="002707A6">
            <w:pPr>
              <w:jc w:val="center"/>
              <w:rPr>
                <w:rFonts w:cs="Linux Libertine"/>
                <w:szCs w:val="18"/>
                <w14:ligatures w14:val="standard"/>
                <w:rPrChange w:id="704" w:author="Sohan Madhav Bangaru" w:date="2017-05-03T07:00:00Z">
                  <w:rPr>
                    <w:rFonts w:cs="Linux Libertine"/>
                    <w:sz w:val="20"/>
                    <w14:ligatures w14:val="standard"/>
                  </w:rPr>
                </w:rPrChange>
              </w:rPr>
            </w:pPr>
            <w:ins w:id="705" w:author="Sohan Madhav Bangaru" w:date="2017-05-03T07:19:00Z">
              <w:r>
                <w:rPr>
                  <w:rFonts w:cs="Linux Libertine"/>
                  <w:szCs w:val="18"/>
                  <w14:ligatures w14:val="standard"/>
                </w:rPr>
                <w:t>3.8 / 5.0</w:t>
              </w:r>
            </w:ins>
          </w:p>
        </w:tc>
      </w:tr>
      <w:tr w:rsidR="002C59FF" w:rsidRPr="00171DF4" w14:paraId="3F073DCF" w14:textId="77777777" w:rsidTr="00431F46">
        <w:trPr>
          <w:trHeight w:val="235"/>
        </w:trPr>
        <w:tc>
          <w:tcPr>
            <w:tcW w:w="1216" w:type="dxa"/>
            <w:shd w:val="clear" w:color="000000" w:fill="auto"/>
          </w:tcPr>
          <w:p w14:paraId="5B0917DD" w14:textId="717FCE8B" w:rsidR="003814B1" w:rsidRPr="00712FAD" w:rsidRDefault="00171DF4" w:rsidP="002707A6">
            <w:pPr>
              <w:rPr>
                <w:rFonts w:cs="Linux Libertine"/>
                <w:szCs w:val="18"/>
                <w14:ligatures w14:val="standard"/>
                <w:rPrChange w:id="706" w:author="Sohan Madhav Bangaru" w:date="2017-05-03T07:00:00Z">
                  <w:rPr>
                    <w:rFonts w:cs="Linux Libertine"/>
                    <w:sz w:val="20"/>
                    <w14:ligatures w14:val="standard"/>
                  </w:rPr>
                </w:rPrChange>
              </w:rPr>
            </w:pPr>
            <w:r w:rsidRPr="00712FAD">
              <w:rPr>
                <w:rFonts w:cs="Linux Libertine"/>
                <w:szCs w:val="18"/>
                <w14:ligatures w14:val="standard"/>
                <w:rPrChange w:id="707" w:author="Sohan Madhav Bangaru" w:date="2017-05-03T07:00:00Z">
                  <w:rPr>
                    <w:rFonts w:cs="Linux Libertine"/>
                    <w:sz w:val="20"/>
                    <w14:ligatures w14:val="standard"/>
                  </w:rPr>
                </w:rPrChange>
              </w:rPr>
              <w:t>2</w:t>
            </w:r>
          </w:p>
        </w:tc>
        <w:tc>
          <w:tcPr>
            <w:tcW w:w="1892" w:type="dxa"/>
            <w:shd w:val="clear" w:color="000000" w:fill="auto"/>
          </w:tcPr>
          <w:p w14:paraId="06E54FD5" w14:textId="0C1D2033" w:rsidR="003814B1" w:rsidRPr="00712FAD" w:rsidRDefault="00431F46" w:rsidP="002707A6">
            <w:pPr>
              <w:jc w:val="center"/>
              <w:rPr>
                <w:rFonts w:cs="Linux Libertine"/>
                <w:szCs w:val="18"/>
                <w14:ligatures w14:val="standard"/>
                <w:rPrChange w:id="708" w:author="Sohan Madhav Bangaru" w:date="2017-05-03T07:00:00Z">
                  <w:rPr>
                    <w:rFonts w:cs="Linux Libertine"/>
                    <w:sz w:val="20"/>
                    <w14:ligatures w14:val="standard"/>
                  </w:rPr>
                </w:rPrChange>
              </w:rPr>
            </w:pPr>
            <w:r w:rsidRPr="00712FAD">
              <w:rPr>
                <w:rFonts w:cs="Linux Libertine"/>
                <w:szCs w:val="18"/>
                <w14:ligatures w14:val="standard"/>
                <w:rPrChange w:id="709" w:author="Sohan Madhav Bangaru" w:date="2017-05-03T07:00:00Z">
                  <w:rPr>
                    <w:rFonts w:cs="Linux Libertine"/>
                    <w:sz w:val="20"/>
                    <w14:ligatures w14:val="standard"/>
                  </w:rPr>
                </w:rPrChange>
              </w:rPr>
              <w:t>Error Messages</w:t>
            </w:r>
          </w:p>
        </w:tc>
        <w:tc>
          <w:tcPr>
            <w:tcW w:w="3167" w:type="dxa"/>
            <w:shd w:val="clear" w:color="000000" w:fill="auto"/>
          </w:tcPr>
          <w:p w14:paraId="263449FD" w14:textId="4E85B58C" w:rsidR="003814B1" w:rsidRPr="00712FAD" w:rsidRDefault="00963EF9" w:rsidP="002707A6">
            <w:pPr>
              <w:jc w:val="center"/>
              <w:rPr>
                <w:rFonts w:cs="Linux Libertine"/>
                <w:szCs w:val="18"/>
                <w14:ligatures w14:val="standard"/>
                <w:rPrChange w:id="710" w:author="Sohan Madhav Bangaru" w:date="2017-05-03T07:00:00Z">
                  <w:rPr>
                    <w:rFonts w:cs="Linux Libertine"/>
                    <w:sz w:val="20"/>
                    <w14:ligatures w14:val="standard"/>
                  </w:rPr>
                </w:rPrChange>
              </w:rPr>
            </w:pPr>
            <w:ins w:id="711" w:author="Sohan Madhav Bangaru" w:date="2017-05-03T07:19:00Z">
              <w:r>
                <w:rPr>
                  <w:rFonts w:cs="Linux Libertine"/>
                  <w:szCs w:val="18"/>
                  <w14:ligatures w14:val="standard"/>
                </w:rPr>
                <w:t>3.2 / 5.0</w:t>
              </w:r>
            </w:ins>
          </w:p>
        </w:tc>
      </w:tr>
      <w:tr w:rsidR="002C59FF" w:rsidRPr="00171DF4" w14:paraId="33D11F93" w14:textId="77777777" w:rsidTr="00431F46">
        <w:trPr>
          <w:trHeight w:val="243"/>
        </w:trPr>
        <w:tc>
          <w:tcPr>
            <w:tcW w:w="1216" w:type="dxa"/>
            <w:shd w:val="clear" w:color="000000" w:fill="auto"/>
          </w:tcPr>
          <w:p w14:paraId="13DB124E" w14:textId="25B76E05" w:rsidR="003814B1" w:rsidRPr="00712FAD" w:rsidRDefault="00171DF4" w:rsidP="002707A6">
            <w:pPr>
              <w:rPr>
                <w:rFonts w:cs="Linux Libertine"/>
                <w:szCs w:val="18"/>
                <w14:ligatures w14:val="standard"/>
                <w:rPrChange w:id="712" w:author="Sohan Madhav Bangaru" w:date="2017-05-03T07:00:00Z">
                  <w:rPr>
                    <w:rFonts w:cs="Linux Libertine"/>
                    <w:sz w:val="20"/>
                    <w14:ligatures w14:val="standard"/>
                  </w:rPr>
                </w:rPrChange>
              </w:rPr>
            </w:pPr>
            <w:r w:rsidRPr="00712FAD">
              <w:rPr>
                <w:rFonts w:cs="Linux Libertine"/>
                <w:szCs w:val="18"/>
                <w14:ligatures w14:val="standard"/>
                <w:rPrChange w:id="713" w:author="Sohan Madhav Bangaru" w:date="2017-05-03T07:00:00Z">
                  <w:rPr>
                    <w:rFonts w:cs="Linux Libertine"/>
                    <w:sz w:val="20"/>
                    <w14:ligatures w14:val="standard"/>
                  </w:rPr>
                </w:rPrChange>
              </w:rPr>
              <w:t>3</w:t>
            </w:r>
          </w:p>
        </w:tc>
        <w:tc>
          <w:tcPr>
            <w:tcW w:w="1892" w:type="dxa"/>
            <w:shd w:val="clear" w:color="000000" w:fill="auto"/>
          </w:tcPr>
          <w:p w14:paraId="565A0796" w14:textId="5BE1FA4F" w:rsidR="003814B1" w:rsidRPr="00712FAD" w:rsidRDefault="00431F46" w:rsidP="002707A6">
            <w:pPr>
              <w:jc w:val="center"/>
              <w:rPr>
                <w:rFonts w:cs="Linux Libertine"/>
                <w:szCs w:val="18"/>
                <w14:ligatures w14:val="standard"/>
                <w:rPrChange w:id="714" w:author="Sohan Madhav Bangaru" w:date="2017-05-03T07:00:00Z">
                  <w:rPr>
                    <w:rFonts w:cs="Linux Libertine"/>
                    <w:sz w:val="20"/>
                    <w14:ligatures w14:val="standard"/>
                  </w:rPr>
                </w:rPrChange>
              </w:rPr>
            </w:pPr>
            <w:r w:rsidRPr="00712FAD">
              <w:rPr>
                <w:rFonts w:cs="Linux Libertine"/>
                <w:szCs w:val="18"/>
                <w14:ligatures w14:val="standard"/>
                <w:rPrChange w:id="715" w:author="Sohan Madhav Bangaru" w:date="2017-05-03T07:00:00Z">
                  <w:rPr>
                    <w:rFonts w:cs="Linux Libertine"/>
                    <w:sz w:val="20"/>
                    <w14:ligatures w14:val="standard"/>
                  </w:rPr>
                </w:rPrChange>
              </w:rPr>
              <w:t>Need Supporting Document</w:t>
            </w:r>
          </w:p>
        </w:tc>
        <w:tc>
          <w:tcPr>
            <w:tcW w:w="3167" w:type="dxa"/>
            <w:shd w:val="clear" w:color="000000" w:fill="auto"/>
          </w:tcPr>
          <w:p w14:paraId="56E1E9BF" w14:textId="7A928AE8" w:rsidR="003814B1" w:rsidRPr="00712FAD" w:rsidRDefault="00963EF9" w:rsidP="002707A6">
            <w:pPr>
              <w:jc w:val="center"/>
              <w:rPr>
                <w:rFonts w:cs="Linux Libertine"/>
                <w:szCs w:val="18"/>
                <w14:ligatures w14:val="standard"/>
                <w:rPrChange w:id="716" w:author="Sohan Madhav Bangaru" w:date="2017-05-03T07:00:00Z">
                  <w:rPr>
                    <w:rFonts w:cs="Linux Libertine"/>
                    <w:sz w:val="20"/>
                    <w14:ligatures w14:val="standard"/>
                  </w:rPr>
                </w:rPrChange>
              </w:rPr>
            </w:pPr>
            <w:ins w:id="717" w:author="Sohan Madhav Bangaru" w:date="2017-05-03T07:19:00Z">
              <w:r>
                <w:rPr>
                  <w:rFonts w:cs="Linux Libertine"/>
                  <w:szCs w:val="18"/>
                  <w14:ligatures w14:val="standard"/>
                </w:rPr>
                <w:t>3.4 / 5.0</w:t>
              </w:r>
            </w:ins>
          </w:p>
        </w:tc>
      </w:tr>
      <w:tr w:rsidR="002C59FF" w:rsidRPr="00171DF4" w14:paraId="5CC9568F" w14:textId="77777777" w:rsidTr="00431F46">
        <w:trPr>
          <w:trHeight w:val="235"/>
        </w:trPr>
        <w:tc>
          <w:tcPr>
            <w:tcW w:w="1216" w:type="dxa"/>
            <w:shd w:val="clear" w:color="000000" w:fill="auto"/>
          </w:tcPr>
          <w:p w14:paraId="78B52669" w14:textId="0A5947A3" w:rsidR="003814B1" w:rsidRPr="00712FAD" w:rsidRDefault="00171DF4" w:rsidP="002707A6">
            <w:pPr>
              <w:rPr>
                <w:rFonts w:cs="Linux Libertine"/>
                <w:szCs w:val="18"/>
                <w14:ligatures w14:val="standard"/>
                <w:rPrChange w:id="718" w:author="Sohan Madhav Bangaru" w:date="2017-05-03T07:00:00Z">
                  <w:rPr>
                    <w:rFonts w:cs="Linux Libertine"/>
                    <w:sz w:val="20"/>
                    <w14:ligatures w14:val="standard"/>
                  </w:rPr>
                </w:rPrChange>
              </w:rPr>
            </w:pPr>
            <w:r w:rsidRPr="00712FAD">
              <w:rPr>
                <w:rFonts w:cs="Linux Libertine"/>
                <w:szCs w:val="18"/>
                <w14:ligatures w14:val="standard"/>
                <w:rPrChange w:id="719" w:author="Sohan Madhav Bangaru" w:date="2017-05-03T07:00:00Z">
                  <w:rPr>
                    <w:rFonts w:cs="Linux Libertine"/>
                    <w:sz w:val="20"/>
                    <w14:ligatures w14:val="standard"/>
                  </w:rPr>
                </w:rPrChange>
              </w:rPr>
              <w:t>4</w:t>
            </w:r>
          </w:p>
        </w:tc>
        <w:tc>
          <w:tcPr>
            <w:tcW w:w="1892" w:type="dxa"/>
            <w:shd w:val="clear" w:color="000000" w:fill="auto"/>
          </w:tcPr>
          <w:p w14:paraId="588F8C72" w14:textId="1CE27DB0" w:rsidR="003814B1" w:rsidRPr="00712FAD" w:rsidRDefault="00431F46" w:rsidP="002707A6">
            <w:pPr>
              <w:jc w:val="center"/>
              <w:rPr>
                <w:rFonts w:cs="Linux Libertine"/>
                <w:szCs w:val="18"/>
                <w14:ligatures w14:val="standard"/>
                <w:rPrChange w:id="720" w:author="Sohan Madhav Bangaru" w:date="2017-05-03T07:00:00Z">
                  <w:rPr>
                    <w:rFonts w:cs="Linux Libertine"/>
                    <w:sz w:val="20"/>
                    <w14:ligatures w14:val="standard"/>
                  </w:rPr>
                </w:rPrChange>
              </w:rPr>
            </w:pPr>
            <w:r w:rsidRPr="00712FAD">
              <w:rPr>
                <w:rFonts w:cs="Linux Libertine"/>
                <w:szCs w:val="18"/>
                <w14:ligatures w14:val="standard"/>
                <w:rPrChange w:id="721" w:author="Sohan Madhav Bangaru" w:date="2017-05-03T07:00:00Z">
                  <w:rPr>
                    <w:rFonts w:cs="Linux Libertine"/>
                    <w:sz w:val="20"/>
                    <w14:ligatures w14:val="standard"/>
                  </w:rPr>
                </w:rPrChange>
              </w:rPr>
              <w:t>Easy to Navigate</w:t>
            </w:r>
          </w:p>
        </w:tc>
        <w:tc>
          <w:tcPr>
            <w:tcW w:w="3167" w:type="dxa"/>
            <w:shd w:val="clear" w:color="000000" w:fill="auto"/>
          </w:tcPr>
          <w:p w14:paraId="160BC676" w14:textId="2B9FA2A4" w:rsidR="003814B1" w:rsidRPr="00712FAD" w:rsidRDefault="00963EF9" w:rsidP="002707A6">
            <w:pPr>
              <w:jc w:val="center"/>
              <w:rPr>
                <w:rFonts w:cs="Linux Libertine"/>
                <w:szCs w:val="18"/>
                <w14:ligatures w14:val="standard"/>
                <w:rPrChange w:id="722" w:author="Sohan Madhav Bangaru" w:date="2017-05-03T07:00:00Z">
                  <w:rPr>
                    <w:rFonts w:cs="Linux Libertine"/>
                    <w:sz w:val="20"/>
                    <w14:ligatures w14:val="standard"/>
                  </w:rPr>
                </w:rPrChange>
              </w:rPr>
            </w:pPr>
            <w:ins w:id="723" w:author="Sohan Madhav Bangaru" w:date="2017-05-03T07:20:00Z">
              <w:r>
                <w:rPr>
                  <w:rFonts w:cs="Linux Libertine"/>
                  <w:szCs w:val="18"/>
                  <w14:ligatures w14:val="standard"/>
                </w:rPr>
                <w:t>3.6 / 5.0</w:t>
              </w:r>
            </w:ins>
          </w:p>
        </w:tc>
      </w:tr>
      <w:tr w:rsidR="002C59FF" w:rsidRPr="00171DF4" w14:paraId="7D28222A" w14:textId="77777777" w:rsidTr="00431F46">
        <w:trPr>
          <w:trHeight w:val="243"/>
        </w:trPr>
        <w:tc>
          <w:tcPr>
            <w:tcW w:w="1216" w:type="dxa"/>
            <w:shd w:val="clear" w:color="000000" w:fill="auto"/>
          </w:tcPr>
          <w:p w14:paraId="330AA6E8" w14:textId="7BA8A553" w:rsidR="003814B1" w:rsidRPr="00712FAD" w:rsidRDefault="00171DF4" w:rsidP="002707A6">
            <w:pPr>
              <w:rPr>
                <w:rFonts w:cs="Linux Libertine"/>
                <w:szCs w:val="18"/>
                <w14:ligatures w14:val="standard"/>
                <w:rPrChange w:id="724" w:author="Sohan Madhav Bangaru" w:date="2017-05-03T07:00:00Z">
                  <w:rPr>
                    <w:rFonts w:cs="Linux Libertine"/>
                    <w:sz w:val="20"/>
                    <w14:ligatures w14:val="standard"/>
                  </w:rPr>
                </w:rPrChange>
              </w:rPr>
            </w:pPr>
            <w:r w:rsidRPr="00712FAD">
              <w:rPr>
                <w:rFonts w:cs="Linux Libertine"/>
                <w:szCs w:val="18"/>
                <w14:ligatures w14:val="standard"/>
                <w:rPrChange w:id="725" w:author="Sohan Madhav Bangaru" w:date="2017-05-03T07:00:00Z">
                  <w:rPr>
                    <w:rFonts w:cs="Linux Libertine"/>
                    <w:sz w:val="20"/>
                    <w14:ligatures w14:val="standard"/>
                  </w:rPr>
                </w:rPrChange>
              </w:rPr>
              <w:t>5</w:t>
            </w:r>
          </w:p>
        </w:tc>
        <w:tc>
          <w:tcPr>
            <w:tcW w:w="1892" w:type="dxa"/>
            <w:shd w:val="clear" w:color="000000" w:fill="auto"/>
          </w:tcPr>
          <w:p w14:paraId="3AB1EEE5" w14:textId="6D743236" w:rsidR="003814B1" w:rsidRPr="00712FAD" w:rsidRDefault="00431F46" w:rsidP="002707A6">
            <w:pPr>
              <w:jc w:val="center"/>
              <w:rPr>
                <w:rFonts w:cs="Linux Libertine"/>
                <w:szCs w:val="18"/>
                <w14:ligatures w14:val="standard"/>
                <w:rPrChange w:id="726" w:author="Sohan Madhav Bangaru" w:date="2017-05-03T07:00:00Z">
                  <w:rPr>
                    <w:rFonts w:cs="Linux Libertine"/>
                    <w:sz w:val="20"/>
                    <w14:ligatures w14:val="standard"/>
                  </w:rPr>
                </w:rPrChange>
              </w:rPr>
            </w:pPr>
            <w:r w:rsidRPr="00712FAD">
              <w:rPr>
                <w:rFonts w:cs="Linux Libertine"/>
                <w:szCs w:val="18"/>
                <w14:ligatures w14:val="standard"/>
                <w:rPrChange w:id="727" w:author="Sohan Madhav Bangaru" w:date="2017-05-03T07:00:00Z">
                  <w:rPr>
                    <w:rFonts w:cs="Linux Libertine"/>
                    <w:sz w:val="20"/>
                    <w14:ligatures w14:val="standard"/>
                  </w:rPr>
                </w:rPrChange>
              </w:rPr>
              <w:t>Font Size and Style</w:t>
            </w:r>
          </w:p>
        </w:tc>
        <w:tc>
          <w:tcPr>
            <w:tcW w:w="3167" w:type="dxa"/>
            <w:shd w:val="clear" w:color="000000" w:fill="auto"/>
          </w:tcPr>
          <w:p w14:paraId="57268E26" w14:textId="2A74183E" w:rsidR="003814B1" w:rsidRPr="00712FAD" w:rsidRDefault="00963EF9" w:rsidP="002707A6">
            <w:pPr>
              <w:jc w:val="center"/>
              <w:rPr>
                <w:rFonts w:cs="Linux Libertine"/>
                <w:szCs w:val="18"/>
                <w14:ligatures w14:val="standard"/>
                <w:rPrChange w:id="728" w:author="Sohan Madhav Bangaru" w:date="2017-05-03T07:00:00Z">
                  <w:rPr>
                    <w:rFonts w:cs="Linux Libertine"/>
                    <w:sz w:val="20"/>
                    <w14:ligatures w14:val="standard"/>
                  </w:rPr>
                </w:rPrChange>
              </w:rPr>
            </w:pPr>
            <w:ins w:id="729" w:author="Sohan Madhav Bangaru" w:date="2017-05-03T07:20:00Z">
              <w:r>
                <w:rPr>
                  <w:rFonts w:cs="Linux Libertine"/>
                  <w:szCs w:val="18"/>
                  <w14:ligatures w14:val="standard"/>
                </w:rPr>
                <w:t>4.2</w:t>
              </w:r>
            </w:ins>
            <w:ins w:id="730" w:author="Sohan Madhav Bangaru" w:date="2017-05-03T07:39:00Z">
              <w:r w:rsidR="00D807AB">
                <w:rPr>
                  <w:rFonts w:cs="Linux Libertine"/>
                  <w:szCs w:val="18"/>
                  <w14:ligatures w14:val="standard"/>
                </w:rPr>
                <w:t xml:space="preserve"> </w:t>
              </w:r>
            </w:ins>
            <w:ins w:id="731" w:author="Sohan Madhav Bangaru" w:date="2017-05-03T07:20:00Z">
              <w:r>
                <w:rPr>
                  <w:rFonts w:cs="Linux Libertine"/>
                  <w:szCs w:val="18"/>
                  <w14:ligatures w14:val="standard"/>
                </w:rPr>
                <w:t>/</w:t>
              </w:r>
            </w:ins>
            <w:ins w:id="732" w:author="Sohan Madhav Bangaru" w:date="2017-05-03T07:39:00Z">
              <w:r w:rsidR="00D807AB">
                <w:rPr>
                  <w:rFonts w:cs="Linux Libertine"/>
                  <w:szCs w:val="18"/>
                  <w14:ligatures w14:val="standard"/>
                </w:rPr>
                <w:t xml:space="preserve"> </w:t>
              </w:r>
            </w:ins>
            <w:ins w:id="733" w:author="Sohan Madhav Bangaru" w:date="2017-05-03T07:20:00Z">
              <w:r>
                <w:rPr>
                  <w:rFonts w:cs="Linux Libertine"/>
                  <w:szCs w:val="18"/>
                  <w14:ligatures w14:val="standard"/>
                </w:rPr>
                <w:t>5.0</w:t>
              </w:r>
            </w:ins>
          </w:p>
        </w:tc>
      </w:tr>
      <w:tr w:rsidR="002C59FF" w:rsidRPr="00171DF4" w14:paraId="0F6D76E2" w14:textId="77777777" w:rsidTr="00431F46">
        <w:trPr>
          <w:trHeight w:val="252"/>
        </w:trPr>
        <w:tc>
          <w:tcPr>
            <w:tcW w:w="1216" w:type="dxa"/>
            <w:shd w:val="clear" w:color="000000" w:fill="auto"/>
          </w:tcPr>
          <w:p w14:paraId="07B3A7B6" w14:textId="13D2EB89" w:rsidR="003814B1" w:rsidRPr="00712FAD" w:rsidRDefault="00171DF4" w:rsidP="002707A6">
            <w:pPr>
              <w:rPr>
                <w:rFonts w:cs="Linux Libertine"/>
                <w:szCs w:val="18"/>
                <w14:ligatures w14:val="standard"/>
                <w:rPrChange w:id="734" w:author="Sohan Madhav Bangaru" w:date="2017-05-03T07:00:00Z">
                  <w:rPr>
                    <w:rFonts w:cs="Linux Libertine"/>
                    <w:sz w:val="20"/>
                    <w14:ligatures w14:val="standard"/>
                  </w:rPr>
                </w:rPrChange>
              </w:rPr>
            </w:pPr>
            <w:r w:rsidRPr="00712FAD">
              <w:rPr>
                <w:rFonts w:cs="Linux Libertine"/>
                <w:szCs w:val="18"/>
                <w14:ligatures w14:val="standard"/>
                <w:rPrChange w:id="735" w:author="Sohan Madhav Bangaru" w:date="2017-05-03T07:00:00Z">
                  <w:rPr>
                    <w:rFonts w:cs="Linux Libertine"/>
                    <w:sz w:val="20"/>
                    <w14:ligatures w14:val="standard"/>
                  </w:rPr>
                </w:rPrChange>
              </w:rPr>
              <w:t>6</w:t>
            </w:r>
          </w:p>
        </w:tc>
        <w:tc>
          <w:tcPr>
            <w:tcW w:w="1892" w:type="dxa"/>
            <w:shd w:val="clear" w:color="000000" w:fill="auto"/>
          </w:tcPr>
          <w:p w14:paraId="1235ADBD" w14:textId="16DE4FA6" w:rsidR="003814B1" w:rsidRPr="00712FAD" w:rsidRDefault="00431F46" w:rsidP="002707A6">
            <w:pPr>
              <w:jc w:val="center"/>
              <w:rPr>
                <w:rFonts w:cs="Linux Libertine"/>
                <w:szCs w:val="18"/>
                <w14:ligatures w14:val="standard"/>
                <w:rPrChange w:id="736" w:author="Sohan Madhav Bangaru" w:date="2017-05-03T07:00:00Z">
                  <w:rPr>
                    <w:rFonts w:cs="Linux Libertine"/>
                    <w:sz w:val="20"/>
                    <w14:ligatures w14:val="standard"/>
                  </w:rPr>
                </w:rPrChange>
              </w:rPr>
            </w:pPr>
            <w:r w:rsidRPr="00712FAD">
              <w:rPr>
                <w:rFonts w:cs="Linux Libertine"/>
                <w:szCs w:val="18"/>
                <w14:ligatures w14:val="standard"/>
                <w:rPrChange w:id="737" w:author="Sohan Madhav Bangaru" w:date="2017-05-03T07:00:00Z">
                  <w:rPr>
                    <w:rFonts w:cs="Linux Libertine"/>
                    <w:sz w:val="20"/>
                    <w14:ligatures w14:val="standard"/>
                  </w:rPr>
                </w:rPrChange>
              </w:rPr>
              <w:t>Intuitiveness</w:t>
            </w:r>
          </w:p>
        </w:tc>
        <w:tc>
          <w:tcPr>
            <w:tcW w:w="3167" w:type="dxa"/>
            <w:shd w:val="clear" w:color="000000" w:fill="auto"/>
          </w:tcPr>
          <w:p w14:paraId="3056DD1D" w14:textId="29C9194C" w:rsidR="003814B1" w:rsidRPr="00712FAD" w:rsidRDefault="00963EF9" w:rsidP="002707A6">
            <w:pPr>
              <w:jc w:val="center"/>
              <w:rPr>
                <w:rFonts w:cs="Linux Libertine"/>
                <w:szCs w:val="18"/>
                <w14:ligatures w14:val="standard"/>
                <w:rPrChange w:id="738" w:author="Sohan Madhav Bangaru" w:date="2017-05-03T07:00:00Z">
                  <w:rPr>
                    <w:rFonts w:cs="Linux Libertine"/>
                    <w:sz w:val="20"/>
                    <w14:ligatures w14:val="standard"/>
                  </w:rPr>
                </w:rPrChange>
              </w:rPr>
            </w:pPr>
            <w:ins w:id="739" w:author="Sohan Madhav Bangaru" w:date="2017-05-03T07:21:00Z">
              <w:r>
                <w:rPr>
                  <w:rFonts w:cs="Linux Libertine"/>
                  <w:szCs w:val="18"/>
                  <w14:ligatures w14:val="standard"/>
                </w:rPr>
                <w:t>3.0 / 5.0</w:t>
              </w:r>
            </w:ins>
          </w:p>
        </w:tc>
      </w:tr>
      <w:tr w:rsidR="002C59FF" w:rsidRPr="00337AD4" w14:paraId="53AA0DCE" w14:textId="77777777" w:rsidTr="00431F46">
        <w:trPr>
          <w:trHeight w:val="235"/>
        </w:trPr>
        <w:tc>
          <w:tcPr>
            <w:tcW w:w="1216" w:type="dxa"/>
            <w:shd w:val="clear" w:color="000000" w:fill="auto"/>
          </w:tcPr>
          <w:p w14:paraId="75766B4E" w14:textId="045FD967" w:rsidR="003814B1" w:rsidRPr="00712FAD" w:rsidRDefault="00171DF4" w:rsidP="002707A6">
            <w:pPr>
              <w:rPr>
                <w:rFonts w:cs="Linux Libertine"/>
                <w:szCs w:val="18"/>
                <w14:ligatures w14:val="standard"/>
                <w:rPrChange w:id="740" w:author="Sohan Madhav Bangaru" w:date="2017-05-03T07:00:00Z">
                  <w:rPr>
                    <w:rFonts w:cs="Linux Libertine"/>
                    <w:sz w:val="20"/>
                    <w14:ligatures w14:val="standard"/>
                  </w:rPr>
                </w:rPrChange>
              </w:rPr>
            </w:pPr>
            <w:r w:rsidRPr="00712FAD">
              <w:rPr>
                <w:rFonts w:cs="Linux Libertine"/>
                <w:szCs w:val="18"/>
                <w14:ligatures w14:val="standard"/>
                <w:rPrChange w:id="741" w:author="Sohan Madhav Bangaru" w:date="2017-05-03T07:00:00Z">
                  <w:rPr>
                    <w:rFonts w:cs="Linux Libertine"/>
                    <w:sz w:val="20"/>
                    <w14:ligatures w14:val="standard"/>
                  </w:rPr>
                </w:rPrChange>
              </w:rPr>
              <w:t>7</w:t>
            </w:r>
          </w:p>
        </w:tc>
        <w:tc>
          <w:tcPr>
            <w:tcW w:w="1892" w:type="dxa"/>
            <w:shd w:val="clear" w:color="000000" w:fill="auto"/>
          </w:tcPr>
          <w:p w14:paraId="5AFF79CF" w14:textId="10EF9EED" w:rsidR="003814B1" w:rsidRPr="00712FAD" w:rsidRDefault="00431F46" w:rsidP="002707A6">
            <w:pPr>
              <w:jc w:val="center"/>
              <w:rPr>
                <w:rFonts w:cs="Linux Libertine"/>
                <w:szCs w:val="18"/>
                <w14:ligatures w14:val="standard"/>
                <w:rPrChange w:id="742" w:author="Sohan Madhav Bangaru" w:date="2017-05-03T07:00:00Z">
                  <w:rPr>
                    <w:rFonts w:cs="Linux Libertine"/>
                    <w:sz w:val="20"/>
                    <w14:ligatures w14:val="standard"/>
                  </w:rPr>
                </w:rPrChange>
              </w:rPr>
            </w:pPr>
            <w:r w:rsidRPr="00712FAD">
              <w:rPr>
                <w:rFonts w:cs="Linux Libertine"/>
                <w:szCs w:val="18"/>
                <w14:ligatures w14:val="standard"/>
                <w:rPrChange w:id="743" w:author="Sohan Madhav Bangaru" w:date="2017-05-03T07:00:00Z">
                  <w:rPr>
                    <w:rFonts w:cs="Linux Libertine"/>
                    <w:sz w:val="20"/>
                    <w14:ligatures w14:val="standard"/>
                  </w:rPr>
                </w:rPrChange>
              </w:rPr>
              <w:t>Overall Satisfaction</w:t>
            </w:r>
          </w:p>
        </w:tc>
        <w:tc>
          <w:tcPr>
            <w:tcW w:w="3167" w:type="dxa"/>
            <w:shd w:val="clear" w:color="000000" w:fill="auto"/>
          </w:tcPr>
          <w:p w14:paraId="15F0D863" w14:textId="22DC48DC" w:rsidR="003814B1" w:rsidRPr="00712FAD" w:rsidRDefault="00963EF9" w:rsidP="002707A6">
            <w:pPr>
              <w:jc w:val="center"/>
              <w:rPr>
                <w:rFonts w:cs="Linux Libertine"/>
                <w:szCs w:val="18"/>
                <w14:ligatures w14:val="standard"/>
                <w:rPrChange w:id="744" w:author="Sohan Madhav Bangaru" w:date="2017-05-03T07:00:00Z">
                  <w:rPr>
                    <w:rFonts w:cs="Linux Libertine"/>
                    <w:sz w:val="20"/>
                    <w14:ligatures w14:val="standard"/>
                  </w:rPr>
                </w:rPrChange>
              </w:rPr>
            </w:pPr>
            <w:ins w:id="745" w:author="Sohan Madhav Bangaru" w:date="2017-05-03T07:21:00Z">
              <w:r>
                <w:rPr>
                  <w:rFonts w:cs="Linux Libertine"/>
                  <w:szCs w:val="18"/>
                  <w14:ligatures w14:val="standard"/>
                </w:rPr>
                <w:t>3.6 / 5.0</w:t>
              </w:r>
            </w:ins>
          </w:p>
        </w:tc>
      </w:tr>
      <w:tr w:rsidR="002C59FF" w:rsidRPr="00337AD4" w14:paraId="6A5FD1FA" w14:textId="77777777" w:rsidTr="00431F46">
        <w:trPr>
          <w:trHeight w:val="243"/>
        </w:trPr>
        <w:tc>
          <w:tcPr>
            <w:tcW w:w="1216" w:type="dxa"/>
            <w:shd w:val="clear" w:color="000000" w:fill="auto"/>
          </w:tcPr>
          <w:p w14:paraId="6FE5A76C" w14:textId="79075961" w:rsidR="00171DF4" w:rsidRPr="00712FAD" w:rsidRDefault="00171DF4" w:rsidP="002707A6">
            <w:pPr>
              <w:rPr>
                <w:rFonts w:cs="Linux Libertine"/>
                <w:szCs w:val="18"/>
                <w14:ligatures w14:val="standard"/>
                <w:rPrChange w:id="746" w:author="Sohan Madhav Bangaru" w:date="2017-05-03T07:00:00Z">
                  <w:rPr>
                    <w:rFonts w:cs="Linux Libertine"/>
                    <w:sz w:val="20"/>
                    <w14:ligatures w14:val="standard"/>
                  </w:rPr>
                </w:rPrChange>
              </w:rPr>
            </w:pPr>
            <w:r w:rsidRPr="00712FAD">
              <w:rPr>
                <w:rFonts w:cs="Linux Libertine"/>
                <w:szCs w:val="18"/>
                <w14:ligatures w14:val="standard"/>
                <w:rPrChange w:id="747" w:author="Sohan Madhav Bangaru" w:date="2017-05-03T07:00:00Z">
                  <w:rPr>
                    <w:rFonts w:cs="Linux Libertine"/>
                    <w:sz w:val="20"/>
                    <w14:ligatures w14:val="standard"/>
                  </w:rPr>
                </w:rPrChange>
              </w:rPr>
              <w:t>8</w:t>
            </w:r>
          </w:p>
        </w:tc>
        <w:tc>
          <w:tcPr>
            <w:tcW w:w="1892" w:type="dxa"/>
            <w:shd w:val="clear" w:color="000000" w:fill="auto"/>
          </w:tcPr>
          <w:p w14:paraId="5854BCC4" w14:textId="53B0AF7B" w:rsidR="00171DF4" w:rsidRPr="00712FAD" w:rsidRDefault="00431F46" w:rsidP="002707A6">
            <w:pPr>
              <w:jc w:val="center"/>
              <w:rPr>
                <w:rFonts w:cs="Linux Libertine"/>
                <w:szCs w:val="18"/>
                <w14:ligatures w14:val="standard"/>
                <w:rPrChange w:id="748" w:author="Sohan Madhav Bangaru" w:date="2017-05-03T07:00:00Z">
                  <w:rPr>
                    <w:rFonts w:cs="Linux Libertine"/>
                    <w:sz w:val="20"/>
                    <w14:ligatures w14:val="standard"/>
                  </w:rPr>
                </w:rPrChange>
              </w:rPr>
            </w:pPr>
            <w:r w:rsidRPr="00712FAD">
              <w:rPr>
                <w:rFonts w:cs="Linux Libertine"/>
                <w:szCs w:val="18"/>
                <w14:ligatures w14:val="standard"/>
                <w:rPrChange w:id="749" w:author="Sohan Madhav Bangaru" w:date="2017-05-03T07:00:00Z">
                  <w:rPr>
                    <w:rFonts w:cs="Linux Libertine"/>
                    <w:sz w:val="20"/>
                    <w14:ligatures w14:val="standard"/>
                  </w:rPr>
                </w:rPrChange>
              </w:rPr>
              <w:t>Recommend to Others</w:t>
            </w:r>
          </w:p>
        </w:tc>
        <w:tc>
          <w:tcPr>
            <w:tcW w:w="3167" w:type="dxa"/>
            <w:shd w:val="clear" w:color="000000" w:fill="auto"/>
          </w:tcPr>
          <w:p w14:paraId="45DA7FA6" w14:textId="77E3E800" w:rsidR="00171DF4" w:rsidRPr="00712FAD" w:rsidRDefault="00963EF9" w:rsidP="002707A6">
            <w:pPr>
              <w:jc w:val="center"/>
              <w:rPr>
                <w:rFonts w:cs="Linux Libertine"/>
                <w:szCs w:val="18"/>
                <w14:ligatures w14:val="standard"/>
                <w:rPrChange w:id="750" w:author="Sohan Madhav Bangaru" w:date="2017-05-03T07:00:00Z">
                  <w:rPr>
                    <w:rFonts w:cs="Linux Libertine"/>
                    <w:sz w:val="20"/>
                    <w14:ligatures w14:val="standard"/>
                  </w:rPr>
                </w:rPrChange>
              </w:rPr>
            </w:pPr>
            <w:ins w:id="751" w:author="Sohan Madhav Bangaru" w:date="2017-05-03T07:21:00Z">
              <w:r>
                <w:rPr>
                  <w:rFonts w:cs="Linux Libertine"/>
                  <w:szCs w:val="18"/>
                  <w14:ligatures w14:val="standard"/>
                </w:rPr>
                <w:t>3.6 / 5.0</w:t>
              </w:r>
            </w:ins>
          </w:p>
        </w:tc>
      </w:tr>
    </w:tbl>
    <w:p w14:paraId="47FCAEDB" w14:textId="43CCD70F" w:rsidR="002F2C89" w:rsidRPr="00AA527E" w:rsidRDefault="002F2C89">
      <w:pPr>
        <w:pStyle w:val="Head1"/>
        <w:jc w:val="center"/>
        <w:rPr>
          <w:ins w:id="752" w:author="Sohan Madhav Bangaru" w:date="2017-05-03T06:48:00Z"/>
          <w:rFonts w:ascii="Linux Libertine" w:eastAsiaTheme="minorHAnsi" w:hAnsi="Linux Libertine" w:cstheme="minorBidi"/>
          <w:sz w:val="18"/>
          <w:szCs w:val="22"/>
          <w:rPrChange w:id="753" w:author="Sohan Madhav Bangaru" w:date="2017-05-03T12:49:00Z">
            <w:rPr>
              <w:ins w:id="754" w:author="Sohan Madhav Bangaru" w:date="2017-05-03T06:48:00Z"/>
              <w:rFonts w:eastAsiaTheme="minorHAnsi"/>
            </w:rPr>
          </w:rPrChange>
        </w:rPr>
        <w:pPrChange w:id="755" w:author="Sohan Madhav Bangaru" w:date="2017-05-03T12:49:00Z">
          <w:pPr>
            <w:pStyle w:val="Head1"/>
          </w:pPr>
        </w:pPrChange>
      </w:pPr>
      <w:ins w:id="756" w:author="Sohan Madhav Bangaru" w:date="2017-05-03T06:48:00Z">
        <w:r w:rsidRPr="00AA527E">
          <w:rPr>
            <w:rFonts w:ascii="Linux Libertine" w:eastAsiaTheme="minorHAnsi" w:hAnsi="Linux Libertine" w:cstheme="minorBidi"/>
            <w:sz w:val="18"/>
            <w:szCs w:val="22"/>
            <w:rPrChange w:id="757" w:author="Sohan Madhav Bangaru" w:date="2017-05-03T12:49:00Z">
              <w:rPr>
                <w:rStyle w:val="Label"/>
                <w:b w:val="0"/>
                <w:color w:val="auto"/>
                <w14:ligatures w14:val="standard"/>
              </w:rPr>
            </w:rPrChange>
          </w:rPr>
          <w:t>Table 1. User Study Results for Initial IMODS Application and User Feedback</w:t>
        </w:r>
      </w:ins>
    </w:p>
    <w:p w14:paraId="1963F915" w14:textId="77777777" w:rsidR="00963EF9" w:rsidRDefault="00963EF9" w:rsidP="00151946">
      <w:pPr>
        <w:pStyle w:val="Head1"/>
        <w:rPr>
          <w:ins w:id="758" w:author="Sohan Madhav Bangaru" w:date="2017-05-03T07:22:00Z"/>
          <w:rFonts w:eastAsiaTheme="minorHAnsi"/>
        </w:rPr>
      </w:pPr>
    </w:p>
    <w:p w14:paraId="58B3E8E6" w14:textId="784D58A2" w:rsidR="002F2C89" w:rsidRPr="00151946" w:rsidRDefault="00347038" w:rsidP="00151946">
      <w:pPr>
        <w:pStyle w:val="Head1"/>
        <w:rPr>
          <w:ins w:id="759" w:author="Sohan Madhav Bangaru" w:date="2017-05-03T07:28:00Z"/>
          <w:rFonts w:ascii="Linux Libertine" w:eastAsiaTheme="minorHAnsi" w:hAnsi="Linux Libertine" w:cstheme="minorBidi"/>
          <w:b w:val="0"/>
          <w:sz w:val="18"/>
          <w:szCs w:val="22"/>
          <w:rPrChange w:id="760" w:author="Sohan Madhav Bangaru" w:date="2017-05-03T12:48:00Z">
            <w:rPr>
              <w:ins w:id="761" w:author="Sohan Madhav Bangaru" w:date="2017-05-03T07:28:00Z"/>
              <w:rFonts w:eastAsiaTheme="minorHAnsi"/>
            </w:rPr>
          </w:rPrChange>
        </w:rPr>
      </w:pPr>
      <w:ins w:id="762" w:author="Sohan Madhav Bangaru" w:date="2017-05-03T07:22:00Z">
        <w:r w:rsidRPr="00151946">
          <w:rPr>
            <w:rFonts w:ascii="Linux Libertine" w:eastAsiaTheme="minorHAnsi" w:hAnsi="Linux Libertine" w:cstheme="minorBidi"/>
            <w:b w:val="0"/>
            <w:sz w:val="18"/>
            <w:szCs w:val="22"/>
            <w:rPrChange w:id="763" w:author="Sohan Madhav Bangaru" w:date="2017-05-03T12:48:00Z">
              <w:rPr>
                <w:rFonts w:eastAsiaTheme="minorHAnsi"/>
              </w:rPr>
            </w:rPrChange>
          </w:rPr>
          <w:t xml:space="preserve">The user study was performed by a </w:t>
        </w:r>
      </w:ins>
      <w:ins w:id="764" w:author="Sohan Madhav Bangaru" w:date="2017-05-03T07:24:00Z">
        <w:r w:rsidRPr="00151946">
          <w:rPr>
            <w:rFonts w:ascii="Linux Libertine" w:eastAsiaTheme="minorHAnsi" w:hAnsi="Linux Libertine" w:cstheme="minorBidi"/>
            <w:b w:val="0"/>
            <w:sz w:val="18"/>
            <w:szCs w:val="22"/>
            <w:rPrChange w:id="765" w:author="Sohan Madhav Bangaru" w:date="2017-05-03T12:48:00Z">
              <w:rPr>
                <w:rFonts w:eastAsiaTheme="minorHAnsi"/>
              </w:rPr>
            </w:rPrChange>
          </w:rPr>
          <w:t>closed set of audiences,</w:t>
        </w:r>
      </w:ins>
      <w:ins w:id="766" w:author="Sohan Madhav Bangaru" w:date="2017-05-03T07:22:00Z">
        <w:r w:rsidRPr="00151946">
          <w:rPr>
            <w:rFonts w:ascii="Linux Libertine" w:eastAsiaTheme="minorHAnsi" w:hAnsi="Linux Libertine" w:cstheme="minorBidi"/>
            <w:b w:val="0"/>
            <w:sz w:val="18"/>
            <w:szCs w:val="22"/>
            <w:rPrChange w:id="767" w:author="Sohan Madhav Bangaru" w:date="2017-05-03T12:48:00Z">
              <w:rPr>
                <w:rFonts w:eastAsiaTheme="minorHAnsi"/>
              </w:rPr>
            </w:rPrChange>
          </w:rPr>
          <w:t xml:space="preserve"> </w:t>
        </w:r>
      </w:ins>
      <w:ins w:id="768" w:author="Sohan Madhav Bangaru" w:date="2017-05-03T07:23:00Z">
        <w:r w:rsidRPr="00151946">
          <w:rPr>
            <w:rFonts w:ascii="Linux Libertine" w:eastAsiaTheme="minorHAnsi" w:hAnsi="Linux Libertine" w:cstheme="minorBidi"/>
            <w:b w:val="0"/>
            <w:sz w:val="18"/>
            <w:szCs w:val="22"/>
            <w:rPrChange w:id="769" w:author="Sohan Madhav Bangaru" w:date="2017-05-03T12:48:00Z">
              <w:rPr>
                <w:rFonts w:eastAsiaTheme="minorHAnsi"/>
              </w:rPr>
            </w:rPrChange>
          </w:rPr>
          <w:t xml:space="preserve">where 50% had </w:t>
        </w:r>
      </w:ins>
      <w:ins w:id="770" w:author="Sohan Madhav Bangaru" w:date="2017-05-03T07:24:00Z">
        <w:r w:rsidRPr="00151946">
          <w:rPr>
            <w:rFonts w:ascii="Linux Libertine" w:eastAsiaTheme="minorHAnsi" w:hAnsi="Linux Libertine" w:cstheme="minorBidi"/>
            <w:b w:val="0"/>
            <w:sz w:val="18"/>
            <w:szCs w:val="22"/>
            <w:rPrChange w:id="771" w:author="Sohan Madhav Bangaru" w:date="2017-05-03T12:48:00Z">
              <w:rPr>
                <w:rFonts w:eastAsiaTheme="minorHAnsi"/>
              </w:rPr>
            </w:rPrChange>
          </w:rPr>
          <w:t xml:space="preserve">previously </w:t>
        </w:r>
      </w:ins>
      <w:ins w:id="772" w:author="Sohan Madhav Bangaru" w:date="2017-05-03T07:23:00Z">
        <w:r w:rsidRPr="00151946">
          <w:rPr>
            <w:rFonts w:ascii="Linux Libertine" w:eastAsiaTheme="minorHAnsi" w:hAnsi="Linux Libertine" w:cstheme="minorBidi"/>
            <w:b w:val="0"/>
            <w:sz w:val="18"/>
            <w:szCs w:val="22"/>
            <w:rPrChange w:id="773" w:author="Sohan Madhav Bangaru" w:date="2017-05-03T12:48:00Z">
              <w:rPr>
                <w:rFonts w:eastAsiaTheme="minorHAnsi"/>
              </w:rPr>
            </w:rPrChange>
          </w:rPr>
          <w:t xml:space="preserve">used the IMODS web application and rest of them were </w:t>
        </w:r>
      </w:ins>
      <w:ins w:id="774" w:author="Sohan Madhav Bangaru" w:date="2017-05-03T07:24:00Z">
        <w:r w:rsidRPr="00151946">
          <w:rPr>
            <w:rFonts w:ascii="Linux Libertine" w:eastAsiaTheme="minorHAnsi" w:hAnsi="Linux Libertine" w:cstheme="minorBidi"/>
            <w:b w:val="0"/>
            <w:sz w:val="18"/>
            <w:szCs w:val="22"/>
            <w:rPrChange w:id="775" w:author="Sohan Madhav Bangaru" w:date="2017-05-03T12:48:00Z">
              <w:rPr>
                <w:rFonts w:eastAsiaTheme="minorHAnsi"/>
              </w:rPr>
            </w:rPrChange>
          </w:rPr>
          <w:t>unaware of the IMODS framework. The user study was performed in t</w:t>
        </w:r>
        <w:r w:rsidR="00285681" w:rsidRPr="00151946">
          <w:rPr>
            <w:rFonts w:ascii="Linux Libertine" w:eastAsiaTheme="minorHAnsi" w:hAnsi="Linux Libertine" w:cstheme="minorBidi"/>
            <w:b w:val="0"/>
            <w:sz w:val="18"/>
            <w:szCs w:val="22"/>
            <w:rPrChange w:id="776" w:author="Sohan Madhav Bangaru" w:date="2017-05-03T12:48:00Z">
              <w:rPr>
                <w:rFonts w:eastAsiaTheme="minorHAnsi"/>
              </w:rPr>
            </w:rPrChange>
          </w:rPr>
          <w:t xml:space="preserve">he following way. Initially </w:t>
        </w:r>
      </w:ins>
      <w:ins w:id="777" w:author="Sohan Madhav Bangaru" w:date="2017-05-03T07:25:00Z">
        <w:r w:rsidR="00285681" w:rsidRPr="00151946">
          <w:rPr>
            <w:rFonts w:ascii="Linux Libertine" w:eastAsiaTheme="minorHAnsi" w:hAnsi="Linux Libertine" w:cstheme="minorBidi"/>
            <w:b w:val="0"/>
            <w:sz w:val="18"/>
            <w:szCs w:val="22"/>
            <w:rPrChange w:id="778" w:author="Sohan Madhav Bangaru" w:date="2017-05-03T12:48:00Z">
              <w:rPr>
                <w:rFonts w:eastAsiaTheme="minorHAnsi"/>
              </w:rPr>
            </w:rPrChange>
          </w:rPr>
          <w:t xml:space="preserve">the development team </w:t>
        </w:r>
      </w:ins>
      <w:ins w:id="779" w:author="Sohan Madhav Bangaru" w:date="2017-05-03T07:39:00Z">
        <w:r w:rsidR="00D807AB" w:rsidRPr="00151946">
          <w:rPr>
            <w:rFonts w:ascii="Linux Libertine" w:eastAsiaTheme="minorHAnsi" w:hAnsi="Linux Libertine" w:cstheme="minorBidi"/>
            <w:b w:val="0"/>
            <w:sz w:val="18"/>
            <w:szCs w:val="22"/>
            <w:rPrChange w:id="780" w:author="Sohan Madhav Bangaru" w:date="2017-05-03T12:48:00Z">
              <w:rPr>
                <w:rFonts w:eastAsiaTheme="minorHAnsi"/>
              </w:rPr>
            </w:rPrChange>
          </w:rPr>
          <w:t>in</w:t>
        </w:r>
      </w:ins>
      <w:ins w:id="781" w:author="Sohan Madhav Bangaru" w:date="2017-05-03T07:25:00Z">
        <w:r w:rsidR="00285681" w:rsidRPr="00151946">
          <w:rPr>
            <w:rFonts w:ascii="Linux Libertine" w:eastAsiaTheme="minorHAnsi" w:hAnsi="Linux Libertine" w:cstheme="minorBidi"/>
            <w:b w:val="0"/>
            <w:sz w:val="18"/>
            <w:szCs w:val="22"/>
            <w:rPrChange w:id="782" w:author="Sohan Madhav Bangaru" w:date="2017-05-03T12:48:00Z">
              <w:rPr>
                <w:rFonts w:eastAsiaTheme="minorHAnsi"/>
              </w:rPr>
            </w:rPrChange>
          </w:rPr>
          <w:t xml:space="preserve"> consultation </w:t>
        </w:r>
      </w:ins>
      <w:ins w:id="783" w:author="Sohan Madhav Bangaru" w:date="2017-05-03T07:39:00Z">
        <w:r w:rsidR="00D807AB" w:rsidRPr="00151946">
          <w:rPr>
            <w:rFonts w:ascii="Linux Libertine" w:eastAsiaTheme="minorHAnsi" w:hAnsi="Linux Libertine" w:cstheme="minorBidi"/>
            <w:b w:val="0"/>
            <w:sz w:val="18"/>
            <w:szCs w:val="22"/>
            <w:rPrChange w:id="784" w:author="Sohan Madhav Bangaru" w:date="2017-05-03T12:48:00Z">
              <w:rPr>
                <w:rFonts w:eastAsiaTheme="minorHAnsi"/>
              </w:rPr>
            </w:rPrChange>
          </w:rPr>
          <w:t>with</w:t>
        </w:r>
      </w:ins>
      <w:ins w:id="785" w:author="Sohan Madhav Bangaru" w:date="2017-05-03T07:25:00Z">
        <w:r w:rsidR="00285681" w:rsidRPr="00151946">
          <w:rPr>
            <w:rFonts w:ascii="Linux Libertine" w:eastAsiaTheme="minorHAnsi" w:hAnsi="Linux Libertine" w:cstheme="minorBidi"/>
            <w:b w:val="0"/>
            <w:sz w:val="18"/>
            <w:szCs w:val="22"/>
            <w:rPrChange w:id="786" w:author="Sohan Madhav Bangaru" w:date="2017-05-03T12:48:00Z">
              <w:rPr>
                <w:rFonts w:eastAsiaTheme="minorHAnsi"/>
              </w:rPr>
            </w:rPrChange>
          </w:rPr>
          <w:t xml:space="preserve"> the faculty mentor created a usability instructions document wh</w:t>
        </w:r>
      </w:ins>
      <w:ins w:id="787" w:author="Sohan Madhav Bangaru" w:date="2017-05-03T07:39:00Z">
        <w:r w:rsidR="00D807AB" w:rsidRPr="00151946">
          <w:rPr>
            <w:rFonts w:ascii="Linux Libertine" w:eastAsiaTheme="minorHAnsi" w:hAnsi="Linux Libertine" w:cstheme="minorBidi"/>
            <w:b w:val="0"/>
            <w:sz w:val="18"/>
            <w:szCs w:val="22"/>
            <w:rPrChange w:id="788" w:author="Sohan Madhav Bangaru" w:date="2017-05-03T12:48:00Z">
              <w:rPr>
                <w:rFonts w:eastAsiaTheme="minorHAnsi"/>
              </w:rPr>
            </w:rPrChange>
          </w:rPr>
          <w:t>ich</w:t>
        </w:r>
      </w:ins>
      <w:ins w:id="789" w:author="Sohan Madhav Bangaru" w:date="2017-05-03T07:25:00Z">
        <w:r w:rsidR="00285681" w:rsidRPr="00151946">
          <w:rPr>
            <w:rFonts w:ascii="Linux Libertine" w:eastAsiaTheme="minorHAnsi" w:hAnsi="Linux Libertine" w:cstheme="minorBidi"/>
            <w:b w:val="0"/>
            <w:sz w:val="18"/>
            <w:szCs w:val="22"/>
            <w:rPrChange w:id="790" w:author="Sohan Madhav Bangaru" w:date="2017-05-03T12:48:00Z">
              <w:rPr>
                <w:rFonts w:eastAsiaTheme="minorHAnsi"/>
              </w:rPr>
            </w:rPrChange>
          </w:rPr>
          <w:t xml:space="preserve"> it contained a list of </w:t>
        </w:r>
      </w:ins>
      <w:ins w:id="791" w:author="Sohan Madhav Bangaru" w:date="2017-05-03T07:26:00Z">
        <w:r w:rsidR="00285681" w:rsidRPr="00151946">
          <w:rPr>
            <w:rFonts w:ascii="Linux Libertine" w:eastAsiaTheme="minorHAnsi" w:hAnsi="Linux Libertine" w:cstheme="minorBidi"/>
            <w:b w:val="0"/>
            <w:sz w:val="18"/>
            <w:szCs w:val="22"/>
            <w:rPrChange w:id="792" w:author="Sohan Madhav Bangaru" w:date="2017-05-03T12:48:00Z">
              <w:rPr>
                <w:rFonts w:eastAsiaTheme="minorHAnsi"/>
              </w:rPr>
            </w:rPrChange>
          </w:rPr>
          <w:t>contiguous</w:t>
        </w:r>
      </w:ins>
      <w:ins w:id="793" w:author="Sohan Madhav Bangaru" w:date="2017-05-03T07:25:00Z">
        <w:r w:rsidR="00285681" w:rsidRPr="00151946">
          <w:rPr>
            <w:rFonts w:ascii="Linux Libertine" w:eastAsiaTheme="minorHAnsi" w:hAnsi="Linux Libertine" w:cstheme="minorBidi"/>
            <w:b w:val="0"/>
            <w:sz w:val="18"/>
            <w:szCs w:val="22"/>
            <w:rPrChange w:id="794" w:author="Sohan Madhav Bangaru" w:date="2017-05-03T12:48:00Z">
              <w:rPr>
                <w:rFonts w:eastAsiaTheme="minorHAnsi"/>
              </w:rPr>
            </w:rPrChange>
          </w:rPr>
          <w:t xml:space="preserve"> </w:t>
        </w:r>
      </w:ins>
      <w:ins w:id="795" w:author="Sohan Madhav Bangaru" w:date="2017-05-03T07:26:00Z">
        <w:r w:rsidR="00285681" w:rsidRPr="00151946">
          <w:rPr>
            <w:rFonts w:ascii="Linux Libertine" w:eastAsiaTheme="minorHAnsi" w:hAnsi="Linux Libertine" w:cstheme="minorBidi"/>
            <w:b w:val="0"/>
            <w:sz w:val="18"/>
            <w:szCs w:val="22"/>
            <w:rPrChange w:id="796" w:author="Sohan Madhav Bangaru" w:date="2017-05-03T12:48:00Z">
              <w:rPr>
                <w:rFonts w:eastAsiaTheme="minorHAnsi"/>
              </w:rPr>
            </w:rPrChange>
          </w:rPr>
          <w:t>steps to be performed on the application along with the time to be taken to perform th</w:t>
        </w:r>
      </w:ins>
      <w:ins w:id="797" w:author="Sohan Madhav Bangaru" w:date="2017-05-03T07:40:00Z">
        <w:r w:rsidR="00D807AB" w:rsidRPr="00151946">
          <w:rPr>
            <w:rFonts w:ascii="Linux Libertine" w:eastAsiaTheme="minorHAnsi" w:hAnsi="Linux Libertine" w:cstheme="minorBidi"/>
            <w:b w:val="0"/>
            <w:sz w:val="18"/>
            <w:szCs w:val="22"/>
            <w:rPrChange w:id="798" w:author="Sohan Madhav Bangaru" w:date="2017-05-03T12:48:00Z">
              <w:rPr>
                <w:rFonts w:eastAsiaTheme="minorHAnsi"/>
              </w:rPr>
            </w:rPrChange>
          </w:rPr>
          <w:t>ose</w:t>
        </w:r>
      </w:ins>
      <w:ins w:id="799" w:author="Sohan Madhav Bangaru" w:date="2017-05-03T07:26:00Z">
        <w:r w:rsidR="00285681" w:rsidRPr="00151946">
          <w:rPr>
            <w:rFonts w:ascii="Linux Libertine" w:eastAsiaTheme="minorHAnsi" w:hAnsi="Linux Libertine" w:cstheme="minorBidi"/>
            <w:b w:val="0"/>
            <w:sz w:val="18"/>
            <w:szCs w:val="22"/>
            <w:rPrChange w:id="800" w:author="Sohan Madhav Bangaru" w:date="2017-05-03T12:48:00Z">
              <w:rPr>
                <w:rFonts w:eastAsiaTheme="minorHAnsi"/>
              </w:rPr>
            </w:rPrChange>
          </w:rPr>
          <w:t xml:space="preserve"> </w:t>
        </w:r>
      </w:ins>
      <w:ins w:id="801" w:author="Sohan Madhav Bangaru" w:date="2017-05-03T07:40:00Z">
        <w:r w:rsidR="00D807AB" w:rsidRPr="00151946">
          <w:rPr>
            <w:rFonts w:ascii="Linux Libertine" w:eastAsiaTheme="minorHAnsi" w:hAnsi="Linux Libertine" w:cstheme="minorBidi"/>
            <w:b w:val="0"/>
            <w:sz w:val="18"/>
            <w:szCs w:val="22"/>
            <w:rPrChange w:id="802" w:author="Sohan Madhav Bangaru" w:date="2017-05-03T12:48:00Z">
              <w:rPr>
                <w:rFonts w:eastAsiaTheme="minorHAnsi"/>
              </w:rPr>
            </w:rPrChange>
          </w:rPr>
          <w:t xml:space="preserve">requisite </w:t>
        </w:r>
      </w:ins>
      <w:ins w:id="803" w:author="Sohan Madhav Bangaru" w:date="2017-05-03T07:26:00Z">
        <w:r w:rsidR="00285681" w:rsidRPr="00151946">
          <w:rPr>
            <w:rFonts w:ascii="Linux Libertine" w:eastAsiaTheme="minorHAnsi" w:hAnsi="Linux Libertine" w:cstheme="minorBidi"/>
            <w:b w:val="0"/>
            <w:sz w:val="18"/>
            <w:szCs w:val="22"/>
            <w:rPrChange w:id="804" w:author="Sohan Madhav Bangaru" w:date="2017-05-03T12:48:00Z">
              <w:rPr>
                <w:rFonts w:eastAsiaTheme="minorHAnsi"/>
              </w:rPr>
            </w:rPrChange>
          </w:rPr>
          <w:t>steps accordingly. These tests were primarily conducted on iPads of various sizes and models</w:t>
        </w:r>
      </w:ins>
      <w:ins w:id="805" w:author="Sohan Madhav Bangaru" w:date="2017-05-03T07:40:00Z">
        <w:r w:rsidR="00D807AB" w:rsidRPr="00151946">
          <w:rPr>
            <w:rFonts w:ascii="Linux Libertine" w:eastAsiaTheme="minorHAnsi" w:hAnsi="Linux Libertine" w:cstheme="minorBidi"/>
            <w:b w:val="0"/>
            <w:sz w:val="18"/>
            <w:szCs w:val="22"/>
            <w:rPrChange w:id="806" w:author="Sohan Madhav Bangaru" w:date="2017-05-03T12:48:00Z">
              <w:rPr>
                <w:rFonts w:eastAsiaTheme="minorHAnsi"/>
              </w:rPr>
            </w:rPrChange>
          </w:rPr>
          <w:t xml:space="preserve"> having iOS 10.0 or above</w:t>
        </w:r>
      </w:ins>
      <w:ins w:id="807" w:author="Sohan Madhav Bangaru" w:date="2017-05-03T07:26:00Z">
        <w:r w:rsidR="00285681" w:rsidRPr="00151946">
          <w:rPr>
            <w:rFonts w:ascii="Linux Libertine" w:eastAsiaTheme="minorHAnsi" w:hAnsi="Linux Libertine" w:cstheme="minorBidi"/>
            <w:b w:val="0"/>
            <w:sz w:val="18"/>
            <w:szCs w:val="22"/>
            <w:rPrChange w:id="808" w:author="Sohan Madhav Bangaru" w:date="2017-05-03T12:48:00Z">
              <w:rPr>
                <w:rFonts w:eastAsiaTheme="minorHAnsi"/>
              </w:rPr>
            </w:rPrChange>
          </w:rPr>
          <w:t xml:space="preserve">. Once the </w:t>
        </w:r>
      </w:ins>
      <w:ins w:id="809" w:author="Sohan Madhav Bangaru" w:date="2017-05-03T07:27:00Z">
        <w:r w:rsidR="00285681" w:rsidRPr="00151946">
          <w:rPr>
            <w:rFonts w:ascii="Linux Libertine" w:eastAsiaTheme="minorHAnsi" w:hAnsi="Linux Libertine" w:cstheme="minorBidi"/>
            <w:b w:val="0"/>
            <w:sz w:val="18"/>
            <w:szCs w:val="22"/>
            <w:rPrChange w:id="810" w:author="Sohan Madhav Bangaru" w:date="2017-05-03T12:48:00Z">
              <w:rPr>
                <w:rFonts w:eastAsiaTheme="minorHAnsi"/>
              </w:rPr>
            </w:rPrChange>
          </w:rPr>
          <w:t>end-</w:t>
        </w:r>
      </w:ins>
      <w:ins w:id="811" w:author="Sohan Madhav Bangaru" w:date="2017-05-03T07:26:00Z">
        <w:r w:rsidR="00285681" w:rsidRPr="00151946">
          <w:rPr>
            <w:rFonts w:ascii="Linux Libertine" w:eastAsiaTheme="minorHAnsi" w:hAnsi="Linux Libertine" w:cstheme="minorBidi"/>
            <w:b w:val="0"/>
            <w:sz w:val="18"/>
            <w:szCs w:val="22"/>
            <w:rPrChange w:id="812" w:author="Sohan Madhav Bangaru" w:date="2017-05-03T12:48:00Z">
              <w:rPr>
                <w:rFonts w:eastAsiaTheme="minorHAnsi"/>
              </w:rPr>
            </w:rPrChange>
          </w:rPr>
          <w:t xml:space="preserve">user </w:t>
        </w:r>
      </w:ins>
      <w:ins w:id="813" w:author="Sohan Madhav Bangaru" w:date="2017-05-03T07:31:00Z">
        <w:r w:rsidR="00285681" w:rsidRPr="00151946">
          <w:rPr>
            <w:rFonts w:ascii="Linux Libertine" w:eastAsiaTheme="minorHAnsi" w:hAnsi="Linux Libertine" w:cstheme="minorBidi"/>
            <w:b w:val="0"/>
            <w:sz w:val="18"/>
            <w:szCs w:val="22"/>
            <w:rPrChange w:id="814" w:author="Sohan Madhav Bangaru" w:date="2017-05-03T12:48:00Z">
              <w:rPr>
                <w:rFonts w:eastAsiaTheme="minorHAnsi"/>
              </w:rPr>
            </w:rPrChange>
          </w:rPr>
          <w:t>completes</w:t>
        </w:r>
      </w:ins>
      <w:ins w:id="815" w:author="Sohan Madhav Bangaru" w:date="2017-05-03T07:27:00Z">
        <w:r w:rsidR="00285681" w:rsidRPr="00151946">
          <w:rPr>
            <w:rFonts w:ascii="Linux Libertine" w:eastAsiaTheme="minorHAnsi" w:hAnsi="Linux Libertine" w:cstheme="minorBidi"/>
            <w:b w:val="0"/>
            <w:sz w:val="18"/>
            <w:szCs w:val="22"/>
            <w:rPrChange w:id="816" w:author="Sohan Madhav Bangaru" w:date="2017-05-03T12:48:00Z">
              <w:rPr>
                <w:rFonts w:eastAsiaTheme="minorHAnsi"/>
              </w:rPr>
            </w:rPrChange>
          </w:rPr>
          <w:t xml:space="preserve"> all the steps</w:t>
        </w:r>
      </w:ins>
      <w:ins w:id="817" w:author="Sohan Madhav Bangaru" w:date="2017-05-03T07:31:00Z">
        <w:r w:rsidR="00285681" w:rsidRPr="00151946">
          <w:rPr>
            <w:rFonts w:ascii="Linux Libertine" w:eastAsiaTheme="minorHAnsi" w:hAnsi="Linux Libertine" w:cstheme="minorBidi"/>
            <w:b w:val="0"/>
            <w:sz w:val="18"/>
            <w:szCs w:val="22"/>
            <w:rPrChange w:id="818" w:author="Sohan Madhav Bangaru" w:date="2017-05-03T12:48:00Z">
              <w:rPr>
                <w:rFonts w:eastAsiaTheme="minorHAnsi"/>
              </w:rPr>
            </w:rPrChange>
          </w:rPr>
          <w:t>, then</w:t>
        </w:r>
      </w:ins>
      <w:ins w:id="819" w:author="Sohan Madhav Bangaru" w:date="2017-05-03T07:27:00Z">
        <w:r w:rsidR="00285681" w:rsidRPr="00151946">
          <w:rPr>
            <w:rFonts w:ascii="Linux Libertine" w:eastAsiaTheme="minorHAnsi" w:hAnsi="Linux Libertine" w:cstheme="minorBidi"/>
            <w:b w:val="0"/>
            <w:sz w:val="18"/>
            <w:szCs w:val="22"/>
            <w:rPrChange w:id="820" w:author="Sohan Madhav Bangaru" w:date="2017-05-03T12:48:00Z">
              <w:rPr>
                <w:rFonts w:eastAsiaTheme="minorHAnsi"/>
              </w:rPr>
            </w:rPrChange>
          </w:rPr>
          <w:t xml:space="preserve"> the feedback </w:t>
        </w:r>
      </w:ins>
      <w:ins w:id="821" w:author="Sohan Madhav Bangaru" w:date="2017-05-03T07:31:00Z">
        <w:r w:rsidR="00285681" w:rsidRPr="00151946">
          <w:rPr>
            <w:rFonts w:ascii="Linux Libertine" w:eastAsiaTheme="minorHAnsi" w:hAnsi="Linux Libertine" w:cstheme="minorBidi"/>
            <w:b w:val="0"/>
            <w:sz w:val="18"/>
            <w:szCs w:val="22"/>
            <w:rPrChange w:id="822" w:author="Sohan Madhav Bangaru" w:date="2017-05-03T12:48:00Z">
              <w:rPr>
                <w:rFonts w:eastAsiaTheme="minorHAnsi"/>
              </w:rPr>
            </w:rPrChange>
          </w:rPr>
          <w:t>was collected</w:t>
        </w:r>
      </w:ins>
      <w:ins w:id="823" w:author="Sohan Madhav Bangaru" w:date="2017-05-03T07:27:00Z">
        <w:r w:rsidR="00285681" w:rsidRPr="00151946">
          <w:rPr>
            <w:rFonts w:ascii="Linux Libertine" w:eastAsiaTheme="minorHAnsi" w:hAnsi="Linux Libertine" w:cstheme="minorBidi"/>
            <w:b w:val="0"/>
            <w:sz w:val="18"/>
            <w:szCs w:val="22"/>
            <w:rPrChange w:id="824" w:author="Sohan Madhav Bangaru" w:date="2017-05-03T12:48:00Z">
              <w:rPr>
                <w:rFonts w:eastAsiaTheme="minorHAnsi"/>
              </w:rPr>
            </w:rPrChange>
          </w:rPr>
          <w:t xml:space="preserve"> </w:t>
        </w:r>
      </w:ins>
      <w:ins w:id="825" w:author="Sohan Madhav Bangaru" w:date="2017-05-03T07:28:00Z">
        <w:r w:rsidR="00285681" w:rsidRPr="00151946">
          <w:rPr>
            <w:rFonts w:ascii="Linux Libertine" w:eastAsiaTheme="minorHAnsi" w:hAnsi="Linux Libertine" w:cstheme="minorBidi"/>
            <w:b w:val="0"/>
            <w:sz w:val="18"/>
            <w:szCs w:val="22"/>
            <w:rPrChange w:id="826" w:author="Sohan Madhav Bangaru" w:date="2017-05-03T12:48:00Z">
              <w:rPr>
                <w:rFonts w:eastAsiaTheme="minorHAnsi"/>
              </w:rPr>
            </w:rPrChange>
          </w:rPr>
          <w:t xml:space="preserve">covering various areas of the application. The average rating </w:t>
        </w:r>
      </w:ins>
      <w:ins w:id="827" w:author="Sohan Madhav Bangaru" w:date="2017-05-03T07:41:00Z">
        <w:r w:rsidR="00D807AB" w:rsidRPr="00151946">
          <w:rPr>
            <w:rFonts w:ascii="Linux Libertine" w:eastAsiaTheme="minorHAnsi" w:hAnsi="Linux Libertine" w:cstheme="minorBidi"/>
            <w:b w:val="0"/>
            <w:sz w:val="18"/>
            <w:szCs w:val="22"/>
            <w:rPrChange w:id="828" w:author="Sohan Madhav Bangaru" w:date="2017-05-03T12:48:00Z">
              <w:rPr>
                <w:rFonts w:eastAsiaTheme="minorHAnsi"/>
              </w:rPr>
            </w:rPrChange>
          </w:rPr>
          <w:t xml:space="preserve">for the 8 specific areas </w:t>
        </w:r>
      </w:ins>
      <w:ins w:id="829" w:author="Sohan Madhav Bangaru" w:date="2017-05-03T07:28:00Z">
        <w:r w:rsidR="00D807AB" w:rsidRPr="00151946">
          <w:rPr>
            <w:rFonts w:ascii="Linux Libertine" w:eastAsiaTheme="minorHAnsi" w:hAnsi="Linux Libertine" w:cstheme="minorBidi"/>
            <w:b w:val="0"/>
            <w:sz w:val="18"/>
            <w:szCs w:val="22"/>
            <w:rPrChange w:id="830" w:author="Sohan Madhav Bangaru" w:date="2017-05-03T12:48:00Z">
              <w:rPr>
                <w:rFonts w:eastAsiaTheme="minorHAnsi"/>
              </w:rPr>
            </w:rPrChange>
          </w:rPr>
          <w:t>can be seen in Table 1</w:t>
        </w:r>
        <w:r w:rsidR="00285681" w:rsidRPr="00151946">
          <w:rPr>
            <w:rFonts w:ascii="Linux Libertine" w:eastAsiaTheme="minorHAnsi" w:hAnsi="Linux Libertine" w:cstheme="minorBidi"/>
            <w:b w:val="0"/>
            <w:sz w:val="18"/>
            <w:szCs w:val="22"/>
            <w:rPrChange w:id="831" w:author="Sohan Madhav Bangaru" w:date="2017-05-03T12:48:00Z">
              <w:rPr>
                <w:rFonts w:eastAsiaTheme="minorHAnsi"/>
              </w:rPr>
            </w:rPrChange>
          </w:rPr>
          <w:t>.</w:t>
        </w:r>
      </w:ins>
      <w:ins w:id="832" w:author="Sohan Madhav Bangaru" w:date="2017-05-03T07:29:00Z">
        <w:r w:rsidR="00285681" w:rsidRPr="00151946">
          <w:rPr>
            <w:rFonts w:ascii="Linux Libertine" w:eastAsiaTheme="minorHAnsi" w:hAnsi="Linux Libertine" w:cstheme="minorBidi"/>
            <w:b w:val="0"/>
            <w:sz w:val="18"/>
            <w:szCs w:val="22"/>
            <w:rPrChange w:id="833" w:author="Sohan Madhav Bangaru" w:date="2017-05-03T12:48:00Z">
              <w:rPr>
                <w:rFonts w:eastAsiaTheme="minorHAnsi"/>
              </w:rPr>
            </w:rPrChange>
          </w:rPr>
          <w:t xml:space="preserve"> The overall satisfaction </w:t>
        </w:r>
      </w:ins>
      <w:ins w:id="834" w:author="Sohan Madhav Bangaru" w:date="2017-05-03T07:30:00Z">
        <w:r w:rsidR="00285681" w:rsidRPr="00151946">
          <w:rPr>
            <w:rFonts w:ascii="Linux Libertine" w:eastAsiaTheme="minorHAnsi" w:hAnsi="Linux Libertine" w:cstheme="minorBidi"/>
            <w:b w:val="0"/>
            <w:sz w:val="18"/>
            <w:szCs w:val="22"/>
            <w:rPrChange w:id="835" w:author="Sohan Madhav Bangaru" w:date="2017-05-03T12:48:00Z">
              <w:rPr>
                <w:rFonts w:eastAsiaTheme="minorHAnsi"/>
              </w:rPr>
            </w:rPrChange>
          </w:rPr>
          <w:t>was</w:t>
        </w:r>
      </w:ins>
      <w:ins w:id="836" w:author="Sohan Madhav Bangaru" w:date="2017-05-03T07:29:00Z">
        <w:r w:rsidR="00285681" w:rsidRPr="00151946">
          <w:rPr>
            <w:rFonts w:ascii="Linux Libertine" w:eastAsiaTheme="minorHAnsi" w:hAnsi="Linux Libertine" w:cstheme="minorBidi"/>
            <w:b w:val="0"/>
            <w:sz w:val="18"/>
            <w:szCs w:val="22"/>
            <w:rPrChange w:id="837" w:author="Sohan Madhav Bangaru" w:date="2017-05-03T12:48:00Z">
              <w:rPr>
                <w:rFonts w:eastAsiaTheme="minorHAnsi"/>
              </w:rPr>
            </w:rPrChange>
          </w:rPr>
          <w:t xml:space="preserve"> at 3.6 / 5.0 which is a significant rating considering </w:t>
        </w:r>
      </w:ins>
      <w:ins w:id="838" w:author="Sohan Madhav Bangaru" w:date="2017-05-03T07:41:00Z">
        <w:r w:rsidR="00D807AB" w:rsidRPr="00151946">
          <w:rPr>
            <w:rFonts w:ascii="Linux Libertine" w:eastAsiaTheme="minorHAnsi" w:hAnsi="Linux Libertine" w:cstheme="minorBidi"/>
            <w:b w:val="0"/>
            <w:sz w:val="18"/>
            <w:szCs w:val="22"/>
            <w:rPrChange w:id="839" w:author="Sohan Madhav Bangaru" w:date="2017-05-03T12:48:00Z">
              <w:rPr>
                <w:rFonts w:eastAsiaTheme="minorHAnsi"/>
              </w:rPr>
            </w:rPrChange>
          </w:rPr>
          <w:t>the mobile app</w:t>
        </w:r>
      </w:ins>
      <w:ins w:id="840" w:author="Sohan Madhav Bangaru" w:date="2017-05-03T07:30:00Z">
        <w:r w:rsidR="00285681" w:rsidRPr="00151946">
          <w:rPr>
            <w:rFonts w:ascii="Linux Libertine" w:eastAsiaTheme="minorHAnsi" w:hAnsi="Linux Libertine" w:cstheme="minorBidi"/>
            <w:b w:val="0"/>
            <w:sz w:val="18"/>
            <w:szCs w:val="22"/>
            <w:rPrChange w:id="841" w:author="Sohan Madhav Bangaru" w:date="2017-05-03T12:48:00Z">
              <w:rPr>
                <w:rFonts w:eastAsiaTheme="minorHAnsi"/>
              </w:rPr>
            </w:rPrChange>
          </w:rPr>
          <w:t xml:space="preserve"> being the first alpha version.</w:t>
        </w:r>
      </w:ins>
      <w:ins w:id="842" w:author="Sohan Madhav Bangaru" w:date="2017-05-03T07:29:00Z">
        <w:r w:rsidR="00285681" w:rsidRPr="00151946">
          <w:rPr>
            <w:rFonts w:ascii="Linux Libertine" w:eastAsiaTheme="minorHAnsi" w:hAnsi="Linux Libertine" w:cstheme="minorBidi"/>
            <w:b w:val="0"/>
            <w:sz w:val="18"/>
            <w:szCs w:val="22"/>
            <w:rPrChange w:id="843" w:author="Sohan Madhav Bangaru" w:date="2017-05-03T12:48:00Z">
              <w:rPr>
                <w:rFonts w:eastAsiaTheme="minorHAnsi"/>
              </w:rPr>
            </w:rPrChange>
          </w:rPr>
          <w:t xml:space="preserve"> </w:t>
        </w:r>
      </w:ins>
    </w:p>
    <w:p w14:paraId="050169AE" w14:textId="77777777" w:rsidR="00285681" w:rsidRPr="00151946" w:rsidRDefault="00285681" w:rsidP="00151946">
      <w:pPr>
        <w:pStyle w:val="Head1"/>
        <w:rPr>
          <w:ins w:id="844" w:author="Sohan Madhav Bangaru" w:date="2017-05-03T07:29:00Z"/>
          <w:rFonts w:ascii="Linux Libertine" w:eastAsiaTheme="minorHAnsi" w:hAnsi="Linux Libertine" w:cstheme="minorBidi"/>
          <w:b w:val="0"/>
          <w:sz w:val="18"/>
          <w:szCs w:val="22"/>
          <w:rPrChange w:id="845" w:author="Sohan Madhav Bangaru" w:date="2017-05-03T12:48:00Z">
            <w:rPr>
              <w:ins w:id="846" w:author="Sohan Madhav Bangaru" w:date="2017-05-03T07:29:00Z"/>
              <w:rFonts w:eastAsiaTheme="minorHAnsi"/>
            </w:rPr>
          </w:rPrChange>
        </w:rPr>
      </w:pPr>
    </w:p>
    <w:p w14:paraId="10ACEFF5" w14:textId="7EFD238A" w:rsidR="00285681" w:rsidRDefault="00285681" w:rsidP="00151946">
      <w:pPr>
        <w:pStyle w:val="Head1"/>
        <w:rPr>
          <w:ins w:id="847" w:author="Sohan Madhav Bangaru" w:date="2017-05-03T12:48:00Z"/>
          <w:rFonts w:ascii="Linux Libertine" w:eastAsiaTheme="minorHAnsi" w:hAnsi="Linux Libertine" w:cstheme="minorBidi"/>
          <w:b w:val="0"/>
          <w:sz w:val="18"/>
          <w:szCs w:val="22"/>
        </w:rPr>
      </w:pPr>
      <w:ins w:id="848" w:author="Sohan Madhav Bangaru" w:date="2017-05-03T07:32:00Z">
        <w:r w:rsidRPr="00151946">
          <w:rPr>
            <w:rFonts w:ascii="Linux Libertine" w:eastAsiaTheme="minorHAnsi" w:hAnsi="Linux Libertine" w:cstheme="minorBidi"/>
            <w:b w:val="0"/>
            <w:sz w:val="18"/>
            <w:szCs w:val="22"/>
            <w:rPrChange w:id="849" w:author="Sohan Madhav Bangaru" w:date="2017-05-03T12:48:00Z">
              <w:rPr>
                <w:rFonts w:eastAsiaTheme="minorHAnsi"/>
              </w:rPr>
            </w:rPrChange>
          </w:rPr>
          <w:t xml:space="preserve">The users who were already well-versed </w:t>
        </w:r>
      </w:ins>
      <w:ins w:id="850" w:author="Sohan Madhav Bangaru" w:date="2017-05-03T07:45:00Z">
        <w:r w:rsidR="001641B1" w:rsidRPr="00151946">
          <w:rPr>
            <w:rFonts w:ascii="Linux Libertine" w:eastAsiaTheme="minorHAnsi" w:hAnsi="Linux Libertine" w:cstheme="minorBidi"/>
            <w:b w:val="0"/>
            <w:sz w:val="18"/>
            <w:szCs w:val="22"/>
            <w:rPrChange w:id="851" w:author="Sohan Madhav Bangaru" w:date="2017-05-03T12:48:00Z">
              <w:rPr>
                <w:rFonts w:eastAsiaTheme="minorHAnsi"/>
              </w:rPr>
            </w:rPrChange>
          </w:rPr>
          <w:t>with</w:t>
        </w:r>
      </w:ins>
      <w:ins w:id="852" w:author="Sohan Madhav Bangaru" w:date="2017-05-03T07:32:00Z">
        <w:r w:rsidRPr="00151946">
          <w:rPr>
            <w:rFonts w:ascii="Linux Libertine" w:eastAsiaTheme="minorHAnsi" w:hAnsi="Linux Libertine" w:cstheme="minorBidi"/>
            <w:b w:val="0"/>
            <w:sz w:val="18"/>
            <w:szCs w:val="22"/>
            <w:rPrChange w:id="853" w:author="Sohan Madhav Bangaru" w:date="2017-05-03T12:48:00Z">
              <w:rPr>
                <w:rFonts w:eastAsiaTheme="minorHAnsi"/>
              </w:rPr>
            </w:rPrChange>
          </w:rPr>
          <w:t xml:space="preserve"> the </w:t>
        </w:r>
      </w:ins>
      <w:ins w:id="854" w:author="Sohan Madhav Bangaru" w:date="2017-05-03T07:45:00Z">
        <w:r w:rsidR="001641B1" w:rsidRPr="00151946">
          <w:rPr>
            <w:rFonts w:ascii="Linux Libertine" w:eastAsiaTheme="minorHAnsi" w:hAnsi="Linux Libertine" w:cstheme="minorBidi"/>
            <w:b w:val="0"/>
            <w:sz w:val="18"/>
            <w:szCs w:val="22"/>
            <w:rPrChange w:id="855" w:author="Sohan Madhav Bangaru" w:date="2017-05-03T12:48:00Z">
              <w:rPr>
                <w:rFonts w:eastAsiaTheme="minorHAnsi"/>
              </w:rPr>
            </w:rPrChange>
          </w:rPr>
          <w:t xml:space="preserve">IMODS </w:t>
        </w:r>
      </w:ins>
      <w:ins w:id="856" w:author="Sohan Madhav Bangaru" w:date="2017-05-03T07:32:00Z">
        <w:r w:rsidRPr="00151946">
          <w:rPr>
            <w:rFonts w:ascii="Linux Libertine" w:eastAsiaTheme="minorHAnsi" w:hAnsi="Linux Libertine" w:cstheme="minorBidi"/>
            <w:b w:val="0"/>
            <w:sz w:val="18"/>
            <w:szCs w:val="22"/>
            <w:rPrChange w:id="857" w:author="Sohan Madhav Bangaru" w:date="2017-05-03T12:48:00Z">
              <w:rPr>
                <w:rFonts w:eastAsiaTheme="minorHAnsi"/>
              </w:rPr>
            </w:rPrChange>
          </w:rPr>
          <w:t xml:space="preserve">web application also provided </w:t>
        </w:r>
      </w:ins>
      <w:ins w:id="858" w:author="Sohan Madhav Bangaru" w:date="2017-05-03T07:33:00Z">
        <w:r w:rsidRPr="00151946">
          <w:rPr>
            <w:rFonts w:ascii="Linux Libertine" w:eastAsiaTheme="minorHAnsi" w:hAnsi="Linux Libertine" w:cstheme="minorBidi"/>
            <w:b w:val="0"/>
            <w:sz w:val="18"/>
            <w:szCs w:val="22"/>
            <w:rPrChange w:id="859" w:author="Sohan Madhav Bangaru" w:date="2017-05-03T12:48:00Z">
              <w:rPr>
                <w:rFonts w:eastAsiaTheme="minorHAnsi"/>
              </w:rPr>
            </w:rPrChange>
          </w:rPr>
          <w:t>valuable feedback and suggestions</w:t>
        </w:r>
      </w:ins>
      <w:ins w:id="860" w:author="Sohan Madhav Bangaru" w:date="2017-05-03T07:32:00Z">
        <w:r w:rsidRPr="00151946">
          <w:rPr>
            <w:rFonts w:ascii="Linux Libertine" w:eastAsiaTheme="minorHAnsi" w:hAnsi="Linux Libertine" w:cstheme="minorBidi"/>
            <w:b w:val="0"/>
            <w:sz w:val="18"/>
            <w:szCs w:val="22"/>
            <w:rPrChange w:id="861" w:author="Sohan Madhav Bangaru" w:date="2017-05-03T12:48:00Z">
              <w:rPr>
                <w:rFonts w:eastAsiaTheme="minorHAnsi"/>
              </w:rPr>
            </w:rPrChange>
          </w:rPr>
          <w:t xml:space="preserve"> on </w:t>
        </w:r>
      </w:ins>
      <w:ins w:id="862" w:author="Sohan Madhav Bangaru" w:date="2017-05-03T07:33:00Z">
        <w:r w:rsidRPr="00151946">
          <w:rPr>
            <w:rFonts w:ascii="Linux Libertine" w:eastAsiaTheme="minorHAnsi" w:hAnsi="Linux Libertine" w:cstheme="minorBidi"/>
            <w:b w:val="0"/>
            <w:sz w:val="18"/>
            <w:szCs w:val="22"/>
            <w:rPrChange w:id="863" w:author="Sohan Madhav Bangaru" w:date="2017-05-03T12:48:00Z">
              <w:rPr>
                <w:rFonts w:eastAsiaTheme="minorHAnsi"/>
              </w:rPr>
            </w:rPrChange>
          </w:rPr>
          <w:t xml:space="preserve">certain parts of the application. To summarize the main ones: </w:t>
        </w:r>
      </w:ins>
      <w:ins w:id="864" w:author="Sohan Madhav Bangaru" w:date="2017-05-03T07:34:00Z">
        <w:r w:rsidRPr="00151946">
          <w:rPr>
            <w:rFonts w:ascii="Linux Libertine" w:eastAsiaTheme="minorHAnsi" w:hAnsi="Linux Libertine" w:cstheme="minorBidi"/>
            <w:b w:val="0"/>
            <w:sz w:val="18"/>
            <w:szCs w:val="22"/>
            <w:rPrChange w:id="865" w:author="Sohan Madhav Bangaru" w:date="2017-05-03T12:48:00Z">
              <w:rPr>
                <w:rFonts w:eastAsiaTheme="minorHAnsi"/>
              </w:rPr>
            </w:rPrChange>
          </w:rPr>
          <w:t xml:space="preserve">(i) </w:t>
        </w:r>
      </w:ins>
      <w:ins w:id="866" w:author="Sohan Madhav Bangaru" w:date="2017-05-03T07:33:00Z">
        <w:r w:rsidRPr="00151946">
          <w:rPr>
            <w:rFonts w:ascii="Linux Libertine" w:eastAsiaTheme="minorHAnsi" w:hAnsi="Linux Libertine" w:cstheme="minorBidi"/>
            <w:b w:val="0"/>
            <w:sz w:val="18"/>
            <w:szCs w:val="22"/>
            <w:rPrChange w:id="867" w:author="Sohan Madhav Bangaru" w:date="2017-05-03T12:48:00Z">
              <w:rPr>
                <w:rFonts w:eastAsiaTheme="minorHAnsi"/>
              </w:rPr>
            </w:rPrChange>
          </w:rPr>
          <w:t xml:space="preserve">provide tooltips to make </w:t>
        </w:r>
      </w:ins>
      <w:ins w:id="868" w:author="Sohan Madhav Bangaru" w:date="2017-05-03T07:41:00Z">
        <w:r w:rsidR="00CF2E97" w:rsidRPr="00151946">
          <w:rPr>
            <w:rFonts w:ascii="Linux Libertine" w:eastAsiaTheme="minorHAnsi" w:hAnsi="Linux Libertine" w:cstheme="minorBidi"/>
            <w:b w:val="0"/>
            <w:sz w:val="18"/>
            <w:szCs w:val="22"/>
            <w:rPrChange w:id="869" w:author="Sohan Madhav Bangaru" w:date="2017-05-03T12:48:00Z">
              <w:rPr>
                <w:rFonts w:eastAsiaTheme="minorHAnsi"/>
              </w:rPr>
            </w:rPrChange>
          </w:rPr>
          <w:t>it for the</w:t>
        </w:r>
      </w:ins>
      <w:ins w:id="870" w:author="Sohan Madhav Bangaru" w:date="2017-05-03T07:34:00Z">
        <w:r w:rsidRPr="00151946">
          <w:rPr>
            <w:rFonts w:ascii="Linux Libertine" w:eastAsiaTheme="minorHAnsi" w:hAnsi="Linux Libertine" w:cstheme="minorBidi"/>
            <w:b w:val="0"/>
            <w:sz w:val="18"/>
            <w:szCs w:val="22"/>
            <w:rPrChange w:id="871" w:author="Sohan Madhav Bangaru" w:date="2017-05-03T12:48:00Z">
              <w:rPr>
                <w:rFonts w:eastAsiaTheme="minorHAnsi"/>
              </w:rPr>
            </w:rPrChange>
          </w:rPr>
          <w:t xml:space="preserve"> </w:t>
        </w:r>
      </w:ins>
      <w:ins w:id="872" w:author="Sohan Madhav Bangaru" w:date="2017-05-03T07:33:00Z">
        <w:r w:rsidRPr="00151946">
          <w:rPr>
            <w:rFonts w:ascii="Linux Libertine" w:eastAsiaTheme="minorHAnsi" w:hAnsi="Linux Libertine" w:cstheme="minorBidi"/>
            <w:b w:val="0"/>
            <w:sz w:val="18"/>
            <w:szCs w:val="22"/>
            <w:rPrChange w:id="873" w:author="Sohan Madhav Bangaru" w:date="2017-05-03T12:48:00Z">
              <w:rPr>
                <w:rFonts w:eastAsiaTheme="minorHAnsi"/>
              </w:rPr>
            </w:rPrChange>
          </w:rPr>
          <w:t>first-time users</w:t>
        </w:r>
      </w:ins>
      <w:ins w:id="874" w:author="Sohan Madhav Bangaru" w:date="2017-05-03T07:34:00Z">
        <w:r w:rsidRPr="00151946">
          <w:rPr>
            <w:rFonts w:ascii="Linux Libertine" w:eastAsiaTheme="minorHAnsi" w:hAnsi="Linux Libertine" w:cstheme="minorBidi"/>
            <w:b w:val="0"/>
            <w:sz w:val="18"/>
            <w:szCs w:val="22"/>
            <w:rPrChange w:id="875" w:author="Sohan Madhav Bangaru" w:date="2017-05-03T12:48:00Z">
              <w:rPr>
                <w:rFonts w:eastAsiaTheme="minorHAnsi"/>
              </w:rPr>
            </w:rPrChange>
          </w:rPr>
          <w:t xml:space="preserve"> easy, (ii) Warn the user if he loses data due to moving back to the previous screen</w:t>
        </w:r>
      </w:ins>
      <w:ins w:id="876" w:author="Sohan Madhav Bangaru" w:date="2017-05-03T07:42:00Z">
        <w:r w:rsidR="00CF2E97" w:rsidRPr="00151946">
          <w:rPr>
            <w:rFonts w:ascii="Linux Libertine" w:eastAsiaTheme="minorHAnsi" w:hAnsi="Linux Libertine" w:cstheme="minorBidi"/>
            <w:b w:val="0"/>
            <w:sz w:val="18"/>
            <w:szCs w:val="22"/>
            <w:rPrChange w:id="877" w:author="Sohan Madhav Bangaru" w:date="2017-05-03T12:48:00Z">
              <w:rPr>
                <w:rFonts w:eastAsiaTheme="minorHAnsi"/>
              </w:rPr>
            </w:rPrChange>
          </w:rPr>
          <w:t xml:space="preserve"> in-case by mistake</w:t>
        </w:r>
      </w:ins>
      <w:ins w:id="878" w:author="Sohan Madhav Bangaru" w:date="2017-05-03T07:34:00Z">
        <w:r w:rsidRPr="00151946">
          <w:rPr>
            <w:rFonts w:ascii="Linux Libertine" w:eastAsiaTheme="minorHAnsi" w:hAnsi="Linux Libertine" w:cstheme="minorBidi"/>
            <w:b w:val="0"/>
            <w:sz w:val="18"/>
            <w:szCs w:val="22"/>
            <w:rPrChange w:id="879" w:author="Sohan Madhav Bangaru" w:date="2017-05-03T12:48:00Z">
              <w:rPr>
                <w:rFonts w:eastAsiaTheme="minorHAnsi"/>
              </w:rPr>
            </w:rPrChange>
          </w:rPr>
          <w:t xml:space="preserve">, (iii) </w:t>
        </w:r>
      </w:ins>
      <w:ins w:id="880" w:author="Sohan Madhav Bangaru" w:date="2017-05-03T07:35:00Z">
        <w:r w:rsidR="00CF2E97" w:rsidRPr="00151946">
          <w:rPr>
            <w:rFonts w:ascii="Linux Libertine" w:eastAsiaTheme="minorHAnsi" w:hAnsi="Linux Libertine" w:cstheme="minorBidi"/>
            <w:b w:val="0"/>
            <w:sz w:val="18"/>
            <w:szCs w:val="22"/>
            <w:rPrChange w:id="881" w:author="Sohan Madhav Bangaru" w:date="2017-05-03T12:48:00Z">
              <w:rPr>
                <w:rFonts w:eastAsiaTheme="minorHAnsi"/>
              </w:rPr>
            </w:rPrChange>
          </w:rPr>
          <w:t>Certain input v</w:t>
        </w:r>
        <w:r w:rsidR="00D807AB" w:rsidRPr="00151946">
          <w:rPr>
            <w:rFonts w:ascii="Linux Libertine" w:eastAsiaTheme="minorHAnsi" w:hAnsi="Linux Libertine" w:cstheme="minorBidi"/>
            <w:b w:val="0"/>
            <w:sz w:val="18"/>
            <w:szCs w:val="22"/>
            <w:rPrChange w:id="882" w:author="Sohan Madhav Bangaru" w:date="2017-05-03T12:48:00Z">
              <w:rPr>
                <w:rFonts w:eastAsiaTheme="minorHAnsi"/>
              </w:rPr>
            </w:rPrChange>
          </w:rPr>
          <w:t xml:space="preserve">alidations to be performed </w:t>
        </w:r>
      </w:ins>
      <w:ins w:id="883" w:author="Sohan Madhav Bangaru" w:date="2017-05-03T07:42:00Z">
        <w:r w:rsidR="00CF2E97" w:rsidRPr="00151946">
          <w:rPr>
            <w:rFonts w:ascii="Linux Libertine" w:eastAsiaTheme="minorHAnsi" w:hAnsi="Linux Libertine" w:cstheme="minorBidi"/>
            <w:b w:val="0"/>
            <w:sz w:val="18"/>
            <w:szCs w:val="22"/>
            <w:rPrChange w:id="884" w:author="Sohan Madhav Bangaru" w:date="2017-05-03T12:48:00Z">
              <w:rPr>
                <w:rFonts w:eastAsiaTheme="minorHAnsi"/>
              </w:rPr>
            </w:rPrChange>
          </w:rPr>
          <w:t>mainly for</w:t>
        </w:r>
      </w:ins>
      <w:ins w:id="885" w:author="Sohan Madhav Bangaru" w:date="2017-05-03T07:35:00Z">
        <w:r w:rsidR="00D807AB" w:rsidRPr="00151946">
          <w:rPr>
            <w:rFonts w:ascii="Linux Libertine" w:eastAsiaTheme="minorHAnsi" w:hAnsi="Linux Libertine" w:cstheme="minorBidi"/>
            <w:b w:val="0"/>
            <w:sz w:val="18"/>
            <w:szCs w:val="22"/>
            <w:rPrChange w:id="886" w:author="Sohan Madhav Bangaru" w:date="2017-05-03T12:48:00Z">
              <w:rPr>
                <w:rFonts w:eastAsiaTheme="minorHAnsi"/>
              </w:rPr>
            </w:rPrChange>
          </w:rPr>
          <w:t xml:space="preserve"> email address and mobile phone numbers etc. There </w:t>
        </w:r>
      </w:ins>
      <w:ins w:id="887" w:author="Sohan Madhav Bangaru" w:date="2017-05-03T07:42:00Z">
        <w:r w:rsidR="00CF2E97" w:rsidRPr="00151946">
          <w:rPr>
            <w:rFonts w:ascii="Linux Libertine" w:eastAsiaTheme="minorHAnsi" w:hAnsi="Linux Libertine" w:cstheme="minorBidi"/>
            <w:b w:val="0"/>
            <w:sz w:val="18"/>
            <w:szCs w:val="22"/>
            <w:rPrChange w:id="888" w:author="Sohan Madhav Bangaru" w:date="2017-05-03T12:48:00Z">
              <w:rPr>
                <w:rFonts w:eastAsiaTheme="minorHAnsi"/>
              </w:rPr>
            </w:rPrChange>
          </w:rPr>
          <w:t>were</w:t>
        </w:r>
      </w:ins>
      <w:ins w:id="889" w:author="Sohan Madhav Bangaru" w:date="2017-05-03T07:35:00Z">
        <w:r w:rsidR="00D807AB" w:rsidRPr="00151946">
          <w:rPr>
            <w:rFonts w:ascii="Linux Libertine" w:eastAsiaTheme="minorHAnsi" w:hAnsi="Linux Libertine" w:cstheme="minorBidi"/>
            <w:b w:val="0"/>
            <w:sz w:val="18"/>
            <w:szCs w:val="22"/>
            <w:rPrChange w:id="890" w:author="Sohan Madhav Bangaru" w:date="2017-05-03T12:48:00Z">
              <w:rPr>
                <w:rFonts w:eastAsiaTheme="minorHAnsi"/>
              </w:rPr>
            </w:rPrChange>
          </w:rPr>
          <w:t xml:space="preserve"> some of the positive feedback with respect to the health of the application i.e., the mobile app not crashing at any point of time, (ii) Certain UI element</w:t>
        </w:r>
        <w:r w:rsidR="00CF2E97" w:rsidRPr="00151946">
          <w:rPr>
            <w:rFonts w:ascii="Linux Libertine" w:eastAsiaTheme="minorHAnsi" w:hAnsi="Linux Libertine" w:cstheme="minorBidi"/>
            <w:b w:val="0"/>
            <w:sz w:val="18"/>
            <w:szCs w:val="22"/>
            <w:rPrChange w:id="891" w:author="Sohan Madhav Bangaru" w:date="2017-05-03T12:48:00Z">
              <w:rPr>
                <w:rFonts w:eastAsiaTheme="minorHAnsi"/>
              </w:rPr>
            </w:rPrChange>
          </w:rPr>
          <w:t xml:space="preserve">s </w:t>
        </w:r>
        <w:r w:rsidR="00D807AB" w:rsidRPr="00151946">
          <w:rPr>
            <w:rFonts w:ascii="Linux Libertine" w:eastAsiaTheme="minorHAnsi" w:hAnsi="Linux Libertine" w:cstheme="minorBidi"/>
            <w:b w:val="0"/>
            <w:sz w:val="18"/>
            <w:szCs w:val="22"/>
            <w:rPrChange w:id="892" w:author="Sohan Madhav Bangaru" w:date="2017-05-03T12:48:00Z">
              <w:rPr>
                <w:rFonts w:eastAsiaTheme="minorHAnsi"/>
              </w:rPr>
            </w:rPrChange>
          </w:rPr>
          <w:t>like Date Picker or Word Picker makes the user</w:t>
        </w:r>
      </w:ins>
      <w:ins w:id="893" w:author="Sohan Madhav Bangaru" w:date="2017-05-03T07:37:00Z">
        <w:r w:rsidR="00D807AB" w:rsidRPr="00151946">
          <w:rPr>
            <w:rFonts w:ascii="Linux Libertine" w:eastAsiaTheme="minorHAnsi" w:hAnsi="Linux Libertine" w:cstheme="minorBidi"/>
            <w:b w:val="0"/>
            <w:sz w:val="18"/>
            <w:szCs w:val="22"/>
            <w:rPrChange w:id="894" w:author="Sohan Madhav Bangaru" w:date="2017-05-03T12:48:00Z">
              <w:rPr>
                <w:rFonts w:eastAsiaTheme="minorHAnsi"/>
              </w:rPr>
            </w:rPrChange>
          </w:rPr>
          <w:t>’s life easier, (iii) There w</w:t>
        </w:r>
      </w:ins>
      <w:ins w:id="895" w:author="Sohan Madhav Bangaru" w:date="2017-05-03T07:38:00Z">
        <w:r w:rsidR="00D807AB" w:rsidRPr="00151946">
          <w:rPr>
            <w:rFonts w:ascii="Linux Libertine" w:eastAsiaTheme="minorHAnsi" w:hAnsi="Linux Libertine" w:cstheme="minorBidi"/>
            <w:b w:val="0"/>
            <w:sz w:val="18"/>
            <w:szCs w:val="22"/>
            <w:rPrChange w:id="896" w:author="Sohan Madhav Bangaru" w:date="2017-05-03T12:48:00Z">
              <w:rPr>
                <w:rFonts w:eastAsiaTheme="minorHAnsi"/>
              </w:rPr>
            </w:rPrChange>
          </w:rPr>
          <w:t>ere</w:t>
        </w:r>
      </w:ins>
      <w:ins w:id="897" w:author="Sohan Madhav Bangaru" w:date="2017-05-03T07:37:00Z">
        <w:r w:rsidR="00D807AB" w:rsidRPr="00151946">
          <w:rPr>
            <w:rFonts w:ascii="Linux Libertine" w:eastAsiaTheme="minorHAnsi" w:hAnsi="Linux Libertine" w:cstheme="minorBidi"/>
            <w:b w:val="0"/>
            <w:sz w:val="18"/>
            <w:szCs w:val="22"/>
            <w:rPrChange w:id="898" w:author="Sohan Madhav Bangaru" w:date="2017-05-03T12:48:00Z">
              <w:rPr>
                <w:rFonts w:eastAsiaTheme="minorHAnsi"/>
              </w:rPr>
            </w:rPrChange>
          </w:rPr>
          <w:t xml:space="preserve"> </w:t>
        </w:r>
      </w:ins>
      <w:ins w:id="899" w:author="Sohan Madhav Bangaru" w:date="2017-05-03T07:38:00Z">
        <w:r w:rsidR="00D807AB" w:rsidRPr="00151946">
          <w:rPr>
            <w:rFonts w:ascii="Linux Libertine" w:eastAsiaTheme="minorHAnsi" w:hAnsi="Linux Libertine" w:cstheme="minorBidi"/>
            <w:b w:val="0"/>
            <w:sz w:val="18"/>
            <w:szCs w:val="22"/>
            <w:rPrChange w:id="900" w:author="Sohan Madhav Bangaru" w:date="2017-05-03T12:48:00Z">
              <w:rPr>
                <w:rFonts w:eastAsiaTheme="minorHAnsi"/>
              </w:rPr>
            </w:rPrChange>
          </w:rPr>
          <w:t>sufficient instructions provided especially for Instruct</w:t>
        </w:r>
      </w:ins>
      <w:ins w:id="901" w:author="Sohan Madhav Bangaru" w:date="2017-05-03T12:30:00Z">
        <w:r w:rsidR="0069293E" w:rsidRPr="00151946">
          <w:rPr>
            <w:rFonts w:ascii="Linux Libertine" w:eastAsiaTheme="minorHAnsi" w:hAnsi="Linux Libertine" w:cstheme="minorBidi"/>
            <w:b w:val="0"/>
            <w:sz w:val="18"/>
            <w:szCs w:val="22"/>
            <w:rPrChange w:id="902" w:author="Sohan Madhav Bangaru" w:date="2017-05-03T12:48:00Z">
              <w:rPr>
                <w:rFonts w:eastAsiaTheme="minorHAnsi"/>
              </w:rPr>
            </w:rPrChange>
          </w:rPr>
          <w:t>or</w:t>
        </w:r>
      </w:ins>
      <w:ins w:id="903" w:author="Sohan Madhav Bangaru" w:date="2017-05-03T07:38:00Z">
        <w:r w:rsidR="00D807AB" w:rsidRPr="00151946">
          <w:rPr>
            <w:rFonts w:ascii="Linux Libertine" w:eastAsiaTheme="minorHAnsi" w:hAnsi="Linux Libertine" w:cstheme="minorBidi"/>
            <w:b w:val="0"/>
            <w:sz w:val="18"/>
            <w:szCs w:val="22"/>
            <w:rPrChange w:id="904" w:author="Sohan Madhav Bangaru" w:date="2017-05-03T12:48:00Z">
              <w:rPr>
                <w:rFonts w:eastAsiaTheme="minorHAnsi"/>
              </w:rPr>
            </w:rPrChange>
          </w:rPr>
          <w:t xml:space="preserve"> Creation list, Objective Creation</w:t>
        </w:r>
      </w:ins>
      <w:ins w:id="905" w:author="Sohan Madhav Bangaru" w:date="2017-05-03T07:37:00Z">
        <w:r w:rsidR="00D807AB" w:rsidRPr="00151946">
          <w:rPr>
            <w:rFonts w:ascii="Linux Libertine" w:eastAsiaTheme="minorHAnsi" w:hAnsi="Linux Libertine" w:cstheme="minorBidi"/>
            <w:b w:val="0"/>
            <w:sz w:val="18"/>
            <w:szCs w:val="22"/>
            <w:rPrChange w:id="906" w:author="Sohan Madhav Bangaru" w:date="2017-05-03T12:48:00Z">
              <w:rPr>
                <w:rFonts w:eastAsiaTheme="minorHAnsi"/>
              </w:rPr>
            </w:rPrChange>
          </w:rPr>
          <w:t xml:space="preserve"> </w:t>
        </w:r>
      </w:ins>
      <w:ins w:id="907" w:author="Sohan Madhav Bangaru" w:date="2017-05-03T07:38:00Z">
        <w:r w:rsidR="00D807AB" w:rsidRPr="00151946">
          <w:rPr>
            <w:rFonts w:ascii="Linux Libertine" w:eastAsiaTheme="minorHAnsi" w:hAnsi="Linux Libertine" w:cstheme="minorBidi"/>
            <w:b w:val="0"/>
            <w:sz w:val="18"/>
            <w:szCs w:val="22"/>
            <w:rPrChange w:id="908" w:author="Sohan Madhav Bangaru" w:date="2017-05-03T12:48:00Z">
              <w:rPr>
                <w:rFonts w:eastAsiaTheme="minorHAnsi"/>
              </w:rPr>
            </w:rPrChange>
          </w:rPr>
          <w:t>list and Content Creation List to aid the end-user create the same.</w:t>
        </w:r>
      </w:ins>
    </w:p>
    <w:p w14:paraId="72143888" w14:textId="77777777" w:rsidR="00151946" w:rsidRPr="00151946" w:rsidRDefault="00151946" w:rsidP="00151946">
      <w:pPr>
        <w:pStyle w:val="Head1"/>
        <w:rPr>
          <w:ins w:id="909" w:author="Sohan Madhav Bangaru" w:date="2017-05-03T06:48:00Z"/>
          <w:rFonts w:ascii="Linux Libertine" w:eastAsiaTheme="minorHAnsi" w:hAnsi="Linux Libertine" w:cstheme="minorBidi"/>
          <w:b w:val="0"/>
          <w:sz w:val="18"/>
          <w:szCs w:val="22"/>
          <w:rPrChange w:id="910" w:author="Sohan Madhav Bangaru" w:date="2017-05-03T12:48:00Z">
            <w:rPr>
              <w:ins w:id="911" w:author="Sohan Madhav Bangaru" w:date="2017-05-03T06:48:00Z"/>
            </w:rPr>
          </w:rPrChange>
        </w:rPr>
      </w:pPr>
    </w:p>
    <w:p w14:paraId="69087096" w14:textId="7EED37FC" w:rsidR="00031BF0" w:rsidRDefault="00084CAA" w:rsidP="00151946">
      <w:pPr>
        <w:pStyle w:val="Head1"/>
      </w:pPr>
      <w:r>
        <w:t>8</w:t>
      </w:r>
      <w:r w:rsidR="00031BF0" w:rsidRPr="00337AD4">
        <w:t> </w:t>
      </w:r>
      <w:r w:rsidR="00031BF0">
        <w:t>FUTURE WORK</w:t>
      </w:r>
    </w:p>
    <w:p w14:paraId="29765583" w14:textId="77777777" w:rsidR="00151946" w:rsidRDefault="00151946" w:rsidP="00151946">
      <w:pPr>
        <w:pStyle w:val="Head1"/>
        <w:rPr>
          <w:ins w:id="912" w:author="Sohan Madhav Bangaru" w:date="2017-05-03T12:48:00Z"/>
          <w:rFonts w:ascii="Linux Libertine" w:eastAsiaTheme="minorHAnsi" w:hAnsi="Linux Libertine" w:cstheme="minorBidi"/>
          <w:b w:val="0"/>
          <w:sz w:val="18"/>
          <w:szCs w:val="22"/>
        </w:rPr>
      </w:pPr>
    </w:p>
    <w:p w14:paraId="475D801B" w14:textId="04A114DB" w:rsidR="00031BF0" w:rsidRPr="00151946" w:rsidDel="002F2C89" w:rsidRDefault="00071E90">
      <w:pPr>
        <w:pStyle w:val="Head1"/>
        <w:rPr>
          <w:del w:id="913" w:author="Sohan Madhav Bangaru" w:date="2017-05-03T06:48:00Z"/>
          <w:rFonts w:ascii="Linux Libertine" w:eastAsiaTheme="minorHAnsi" w:hAnsi="Linux Libertine" w:cstheme="minorBidi"/>
          <w:b w:val="0"/>
          <w:sz w:val="18"/>
          <w:szCs w:val="22"/>
          <w:rPrChange w:id="914" w:author="Sohan Madhav Bangaru" w:date="2017-05-03T12:48:00Z">
            <w:rPr>
              <w:del w:id="915" w:author="Sohan Madhav Bangaru" w:date="2017-05-03T06:48:00Z"/>
              <w:rFonts w:eastAsiaTheme="minorHAnsi"/>
            </w:rPr>
          </w:rPrChange>
        </w:rPr>
      </w:pPr>
      <w:r w:rsidRPr="00F31415">
        <w:rPr>
          <w:rFonts w:ascii="Linux Libertine" w:eastAsiaTheme="minorHAnsi" w:hAnsi="Linux Libertine" w:cstheme="minorBidi"/>
          <w:b w:val="0"/>
          <w:sz w:val="18"/>
          <w:szCs w:val="22"/>
          <w:rPrChange w:id="916" w:author="Sohan Madhav Bangaru" w:date="2017-05-03T12:57:00Z">
            <w:rPr/>
          </w:rPrChange>
        </w:rPr>
        <w:t xml:space="preserve">As part of the next phase of the project, it will be necessary to build a JSON RPC Server on the Server side which </w:t>
      </w:r>
      <w:r w:rsidR="00B17692" w:rsidRPr="00F31415">
        <w:rPr>
          <w:rFonts w:ascii="Linux Libertine" w:eastAsiaTheme="minorHAnsi" w:hAnsi="Linux Libertine" w:cstheme="minorBidi"/>
          <w:b w:val="0"/>
          <w:sz w:val="18"/>
          <w:szCs w:val="22"/>
          <w:rPrChange w:id="917" w:author="Sohan Madhav Bangaru" w:date="2017-05-03T12:57:00Z">
            <w:rPr/>
          </w:rPrChange>
        </w:rPr>
        <w:t>will be</w:t>
      </w:r>
      <w:r w:rsidRPr="00F31415">
        <w:rPr>
          <w:rFonts w:ascii="Linux Libertine" w:eastAsiaTheme="minorHAnsi" w:hAnsi="Linux Libertine" w:cstheme="minorBidi"/>
          <w:b w:val="0"/>
          <w:sz w:val="18"/>
          <w:szCs w:val="22"/>
          <w:rPrChange w:id="918" w:author="Sohan Madhav Bangaru" w:date="2017-05-03T12:57:00Z">
            <w:rPr/>
          </w:rPrChange>
        </w:rPr>
        <w:t xml:space="preserve"> hosting the users and their respective data. Also, the </w:t>
      </w:r>
      <w:r w:rsidR="00FF2B1B" w:rsidRPr="00F31415">
        <w:rPr>
          <w:rFonts w:ascii="Linux Libertine" w:eastAsiaTheme="minorHAnsi" w:hAnsi="Linux Libertine" w:cstheme="minorBidi"/>
          <w:b w:val="0"/>
          <w:sz w:val="18"/>
          <w:szCs w:val="22"/>
          <w:rPrChange w:id="919" w:author="Sohan Madhav Bangaru" w:date="2017-05-03T12:57:00Z">
            <w:rPr/>
          </w:rPrChange>
        </w:rPr>
        <w:t>IMODS</w:t>
      </w:r>
      <w:r w:rsidRPr="00F31415">
        <w:rPr>
          <w:rFonts w:ascii="Linux Libertine" w:eastAsiaTheme="minorHAnsi" w:hAnsi="Linux Libertine" w:cstheme="minorBidi"/>
          <w:b w:val="0"/>
          <w:sz w:val="18"/>
          <w:szCs w:val="22"/>
          <w:rPrChange w:id="920" w:author="Sohan Madhav Bangaru" w:date="2017-05-03T12:57:00Z">
            <w:rPr/>
          </w:rPrChange>
        </w:rPr>
        <w:t xml:space="preserve"> Web Application was written in groovy script an</w:t>
      </w:r>
      <w:r w:rsidR="00FA63CA" w:rsidRPr="00F31415">
        <w:rPr>
          <w:rFonts w:ascii="Linux Libertine" w:eastAsiaTheme="minorHAnsi" w:hAnsi="Linux Libertine" w:cstheme="minorBidi"/>
          <w:b w:val="0"/>
          <w:sz w:val="18"/>
          <w:szCs w:val="22"/>
          <w:rPrChange w:id="921" w:author="Sohan Madhav Bangaru" w:date="2017-05-03T12:57:00Z">
            <w:rPr/>
          </w:rPrChange>
        </w:rPr>
        <w:t xml:space="preserve">d the groovy script supports </w:t>
      </w:r>
      <w:r w:rsidRPr="00F31415">
        <w:rPr>
          <w:rFonts w:ascii="Linux Libertine" w:eastAsiaTheme="minorHAnsi" w:hAnsi="Linux Libertine" w:cstheme="minorBidi"/>
          <w:b w:val="0"/>
          <w:sz w:val="18"/>
          <w:szCs w:val="22"/>
          <w:rPrChange w:id="922" w:author="Sohan Madhav Bangaru" w:date="2017-05-03T12:57:00Z">
            <w:rPr/>
          </w:rPrChange>
        </w:rPr>
        <w:t>build</w:t>
      </w:r>
      <w:r w:rsidR="00FA63CA" w:rsidRPr="00F31415">
        <w:rPr>
          <w:rFonts w:ascii="Linux Libertine" w:eastAsiaTheme="minorHAnsi" w:hAnsi="Linux Libertine" w:cstheme="minorBidi"/>
          <w:b w:val="0"/>
          <w:sz w:val="18"/>
          <w:szCs w:val="22"/>
          <w:rPrChange w:id="923" w:author="Sohan Madhav Bangaru" w:date="2017-05-03T12:57:00Z">
            <w:rPr/>
          </w:rPrChange>
        </w:rPr>
        <w:t>ing</w:t>
      </w:r>
      <w:r w:rsidRPr="00F31415">
        <w:rPr>
          <w:rFonts w:ascii="Linux Libertine" w:eastAsiaTheme="minorHAnsi" w:hAnsi="Linux Libertine" w:cstheme="minorBidi"/>
          <w:b w:val="0"/>
          <w:sz w:val="18"/>
          <w:szCs w:val="22"/>
          <w:rPrChange w:id="924" w:author="Sohan Madhav Bangaru" w:date="2017-05-03T12:57:00Z">
            <w:rPr/>
          </w:rPrChange>
        </w:rPr>
        <w:t xml:space="preserve"> a JSON RPC Server. Once the JSON RPC Server is </w:t>
      </w:r>
      <w:r w:rsidR="00FA63CA" w:rsidRPr="00F31415">
        <w:rPr>
          <w:rFonts w:ascii="Linux Libertine" w:eastAsiaTheme="minorHAnsi" w:hAnsi="Linux Libertine" w:cstheme="minorBidi"/>
          <w:b w:val="0"/>
          <w:sz w:val="18"/>
          <w:szCs w:val="22"/>
          <w:rPrChange w:id="925" w:author="Sohan Madhav Bangaru" w:date="2017-05-03T12:57:00Z">
            <w:rPr/>
          </w:rPrChange>
        </w:rPr>
        <w:t>developed</w:t>
      </w:r>
      <w:r w:rsidRPr="00F31415">
        <w:rPr>
          <w:rFonts w:ascii="Linux Libertine" w:eastAsiaTheme="minorHAnsi" w:hAnsi="Linux Libertine" w:cstheme="minorBidi"/>
          <w:b w:val="0"/>
          <w:sz w:val="18"/>
          <w:szCs w:val="22"/>
          <w:rPrChange w:id="926" w:author="Sohan Madhav Bangaru" w:date="2017-05-03T12:57:00Z">
            <w:rPr/>
          </w:rPrChange>
        </w:rPr>
        <w:t xml:space="preserve"> </w:t>
      </w:r>
      <w:r w:rsidR="00FA63CA" w:rsidRPr="00F31415">
        <w:rPr>
          <w:rFonts w:ascii="Linux Libertine" w:eastAsiaTheme="minorHAnsi" w:hAnsi="Linux Libertine" w:cstheme="minorBidi"/>
          <w:b w:val="0"/>
          <w:sz w:val="18"/>
          <w:szCs w:val="22"/>
          <w:rPrChange w:id="927" w:author="Sohan Madhav Bangaru" w:date="2017-05-03T12:57:00Z">
            <w:rPr/>
          </w:rPrChange>
        </w:rPr>
        <w:t xml:space="preserve">then </w:t>
      </w:r>
      <w:r w:rsidRPr="00F31415">
        <w:rPr>
          <w:rFonts w:ascii="Linux Libertine" w:eastAsiaTheme="minorHAnsi" w:hAnsi="Linux Libertine" w:cstheme="minorBidi"/>
          <w:b w:val="0"/>
          <w:sz w:val="18"/>
          <w:szCs w:val="22"/>
          <w:rPrChange w:id="928" w:author="Sohan Madhav Bangaru" w:date="2017-05-03T12:57:00Z">
            <w:rPr/>
          </w:rPrChange>
        </w:rPr>
        <w:t>there needs to be a standard to converting the data exchange object (JSON) o</w:t>
      </w:r>
      <w:r w:rsidR="00FA63CA" w:rsidRPr="00F31415">
        <w:rPr>
          <w:rFonts w:ascii="Linux Libertine" w:eastAsiaTheme="minorHAnsi" w:hAnsi="Linux Libertine" w:cstheme="minorBidi"/>
          <w:b w:val="0"/>
          <w:sz w:val="18"/>
          <w:szCs w:val="22"/>
          <w:rPrChange w:id="929" w:author="Sohan Madhav Bangaru" w:date="2017-05-03T12:57:00Z">
            <w:rPr/>
          </w:rPrChange>
        </w:rPr>
        <w:t>bject which provides the data</w:t>
      </w:r>
      <w:r w:rsidRPr="00F31415">
        <w:rPr>
          <w:rFonts w:ascii="Linux Libertine" w:eastAsiaTheme="minorHAnsi" w:hAnsi="Linux Libertine" w:cstheme="minorBidi"/>
          <w:b w:val="0"/>
          <w:sz w:val="18"/>
          <w:szCs w:val="22"/>
          <w:rPrChange w:id="930" w:author="Sohan Madhav Bangaru" w:date="2017-05-03T12:57:00Z">
            <w:rPr/>
          </w:rPrChange>
        </w:rPr>
        <w:t xml:space="preserve"> required to be convertible into ORM (Object Relational Model)</w:t>
      </w:r>
      <w:ins w:id="931" w:author="Sohan Madhav Bangaru" w:date="2017-05-03T07:05:00Z">
        <w:r w:rsidR="008D20CD" w:rsidRPr="00F31415">
          <w:rPr>
            <w:rFonts w:ascii="Linux Libertine" w:eastAsiaTheme="minorHAnsi" w:hAnsi="Linux Libertine" w:cstheme="minorBidi"/>
            <w:b w:val="0"/>
            <w:sz w:val="18"/>
            <w:szCs w:val="22"/>
            <w:rPrChange w:id="932" w:author="Sohan Madhav Bangaru" w:date="2017-05-03T12:57:00Z">
              <w:rPr/>
            </w:rPrChange>
          </w:rPr>
          <w:t xml:space="preserve"> [27]</w:t>
        </w:r>
      </w:ins>
      <w:r w:rsidRPr="00F31415">
        <w:rPr>
          <w:rFonts w:ascii="Linux Libertine" w:eastAsiaTheme="minorHAnsi" w:hAnsi="Linux Libertine" w:cstheme="minorBidi"/>
          <w:b w:val="0"/>
          <w:sz w:val="18"/>
          <w:szCs w:val="22"/>
          <w:rPrChange w:id="933" w:author="Sohan Madhav Bangaru" w:date="2017-05-03T12:57:00Z">
            <w:rPr/>
          </w:rPrChange>
        </w:rPr>
        <w:t xml:space="preserve"> for Core Data</w:t>
      </w:r>
      <w:r w:rsidR="00B17692" w:rsidRPr="00F31415">
        <w:rPr>
          <w:rFonts w:ascii="Linux Libertine" w:eastAsiaTheme="minorHAnsi" w:hAnsi="Linux Libertine" w:cstheme="minorBidi"/>
          <w:b w:val="0"/>
          <w:sz w:val="18"/>
          <w:szCs w:val="22"/>
          <w:rPrChange w:id="934" w:author="Sohan Madhav Bangaru" w:date="2017-05-03T12:57:00Z">
            <w:rPr/>
          </w:rPrChange>
        </w:rPr>
        <w:t xml:space="preserve"> in iOS App</w:t>
      </w:r>
      <w:r w:rsidRPr="00F31415">
        <w:rPr>
          <w:rFonts w:ascii="Linux Libertine" w:eastAsiaTheme="minorHAnsi" w:hAnsi="Linux Libertine" w:cstheme="minorBidi"/>
          <w:b w:val="0"/>
          <w:sz w:val="18"/>
          <w:szCs w:val="22"/>
          <w:rPrChange w:id="935" w:author="Sohan Madhav Bangaru" w:date="2017-05-03T12:57:00Z">
            <w:rPr/>
          </w:rPrChange>
        </w:rPr>
        <w:t xml:space="preserve"> and </w:t>
      </w:r>
      <w:r w:rsidR="00FA63CA" w:rsidRPr="00F31415">
        <w:rPr>
          <w:rFonts w:ascii="Linux Libertine" w:eastAsiaTheme="minorHAnsi" w:hAnsi="Linux Libertine" w:cstheme="minorBidi"/>
          <w:b w:val="0"/>
          <w:sz w:val="18"/>
          <w:szCs w:val="22"/>
          <w:rPrChange w:id="936" w:author="Sohan Madhav Bangaru" w:date="2017-05-03T12:57:00Z">
            <w:rPr/>
          </w:rPrChange>
        </w:rPr>
        <w:t xml:space="preserve">primarily </w:t>
      </w:r>
      <w:r w:rsidRPr="00F31415">
        <w:rPr>
          <w:rFonts w:ascii="Linux Libertine" w:eastAsiaTheme="minorHAnsi" w:hAnsi="Linux Libertine" w:cstheme="minorBidi"/>
          <w:b w:val="0"/>
          <w:sz w:val="18"/>
          <w:szCs w:val="22"/>
          <w:rPrChange w:id="937" w:author="Sohan Madhav Bangaru" w:date="2017-05-03T12:57:00Z">
            <w:rPr/>
          </w:rPrChange>
        </w:rPr>
        <w:t xml:space="preserve">RDM (Relational Database Model) for </w:t>
      </w:r>
      <w:r w:rsidR="00B17692" w:rsidRPr="00F31415">
        <w:rPr>
          <w:rFonts w:ascii="Linux Libertine" w:eastAsiaTheme="minorHAnsi" w:hAnsi="Linux Libertine" w:cstheme="minorBidi"/>
          <w:b w:val="0"/>
          <w:sz w:val="18"/>
          <w:szCs w:val="22"/>
          <w:rPrChange w:id="938" w:author="Sohan Madhav Bangaru" w:date="2017-05-03T12:57:00Z">
            <w:rPr/>
          </w:rPrChange>
        </w:rPr>
        <w:t xml:space="preserve">PostGreSQL in Web App as a pre-requisite. Later App need to be implement to authenticate against the RPC Server and then communicate using JSON Object over the RPC also convert the data into required ORM Objects. For the </w:t>
      </w:r>
      <w:r w:rsidR="00FA63CA" w:rsidRPr="00F31415">
        <w:rPr>
          <w:rFonts w:ascii="Linux Libertine" w:eastAsiaTheme="minorHAnsi" w:hAnsi="Linux Libertine" w:cstheme="minorBidi"/>
          <w:b w:val="0"/>
          <w:sz w:val="18"/>
          <w:szCs w:val="22"/>
          <w:rPrChange w:id="939" w:author="Sohan Madhav Bangaru" w:date="2017-05-03T12:57:00Z">
            <w:rPr/>
          </w:rPrChange>
        </w:rPr>
        <w:t>future</w:t>
      </w:r>
      <w:r w:rsidR="00B17692" w:rsidRPr="00F31415">
        <w:rPr>
          <w:rFonts w:ascii="Linux Libertine" w:eastAsiaTheme="minorHAnsi" w:hAnsi="Linux Libertine" w:cstheme="minorBidi"/>
          <w:b w:val="0"/>
          <w:sz w:val="18"/>
          <w:szCs w:val="22"/>
          <w:rPrChange w:id="940" w:author="Sohan Madhav Bangaru" w:date="2017-05-03T12:57:00Z">
            <w:rPr/>
          </w:rPrChange>
        </w:rPr>
        <w:t xml:space="preserve"> phase</w:t>
      </w:r>
      <w:r w:rsidR="00FA63CA" w:rsidRPr="00F31415">
        <w:rPr>
          <w:rFonts w:ascii="Linux Libertine" w:eastAsiaTheme="minorHAnsi" w:hAnsi="Linux Libertine" w:cstheme="minorBidi"/>
          <w:b w:val="0"/>
          <w:sz w:val="18"/>
          <w:szCs w:val="22"/>
          <w:rPrChange w:id="941" w:author="Sohan Madhav Bangaru" w:date="2017-05-03T12:57:00Z">
            <w:rPr/>
          </w:rPrChange>
        </w:rPr>
        <w:t>s can contain</w:t>
      </w:r>
      <w:r w:rsidR="00B17692" w:rsidRPr="00F31415">
        <w:rPr>
          <w:rFonts w:ascii="Linux Libertine" w:eastAsiaTheme="minorHAnsi" w:hAnsi="Linux Libertine" w:cstheme="minorBidi"/>
          <w:b w:val="0"/>
          <w:sz w:val="18"/>
          <w:szCs w:val="22"/>
          <w:rPrChange w:id="942" w:author="Sohan Madhav Bangaru" w:date="2017-05-03T12:57:00Z">
            <w:rPr/>
          </w:rPrChange>
        </w:rPr>
        <w:t xml:space="preserve"> Application Assessment, Pedagogy and Schedule Tabs of the Web Application </w:t>
      </w:r>
      <w:r w:rsidR="00FA63CA" w:rsidRPr="00F31415">
        <w:rPr>
          <w:rFonts w:ascii="Linux Libertine" w:eastAsiaTheme="minorHAnsi" w:hAnsi="Linux Libertine" w:cstheme="minorBidi"/>
          <w:b w:val="0"/>
          <w:sz w:val="18"/>
          <w:szCs w:val="22"/>
          <w:rPrChange w:id="943" w:author="Sohan Madhav Bangaru" w:date="2017-05-03T12:57:00Z">
            <w:rPr/>
          </w:rPrChange>
        </w:rPr>
        <w:t>implemented in the mobile application</w:t>
      </w:r>
      <w:r w:rsidR="00B17692" w:rsidRPr="00F31415">
        <w:rPr>
          <w:rFonts w:ascii="Linux Libertine" w:eastAsiaTheme="minorHAnsi" w:hAnsi="Linux Libertine" w:cstheme="minorBidi"/>
          <w:b w:val="0"/>
          <w:sz w:val="18"/>
          <w:szCs w:val="22"/>
          <w:rPrChange w:id="944" w:author="Sohan Madhav Bangaru" w:date="2017-05-03T12:57:00Z">
            <w:rPr/>
          </w:rPrChange>
        </w:rPr>
        <w:t>.</w:t>
      </w:r>
    </w:p>
    <w:p w14:paraId="085BA9F5" w14:textId="77777777" w:rsidR="00031BF0" w:rsidRDefault="00031BF0" w:rsidP="00151946">
      <w:pPr>
        <w:pStyle w:val="Head1"/>
        <w:rPr>
          <w:ins w:id="945" w:author="Sohan Madhav Bangaru" w:date="2017-05-03T12:48:00Z"/>
          <w:rFonts w:ascii="Linux Libertine" w:eastAsiaTheme="minorHAnsi" w:hAnsi="Linux Libertine" w:cstheme="minorBidi"/>
          <w:b w:val="0"/>
          <w:sz w:val="18"/>
          <w:szCs w:val="22"/>
        </w:rPr>
      </w:pPr>
    </w:p>
    <w:p w14:paraId="3BBB4294" w14:textId="77777777" w:rsidR="00151946" w:rsidRPr="00151946" w:rsidRDefault="00151946" w:rsidP="00151946">
      <w:pPr>
        <w:pStyle w:val="Head1"/>
        <w:rPr>
          <w:rFonts w:ascii="Linux Libertine" w:eastAsiaTheme="minorHAnsi" w:hAnsi="Linux Libertine" w:cstheme="minorBidi"/>
          <w:b w:val="0"/>
          <w:sz w:val="18"/>
          <w:szCs w:val="22"/>
          <w:rPrChange w:id="946" w:author="Sohan Madhav Bangaru" w:date="2017-05-03T12:48:00Z">
            <w:rPr>
              <w:rFonts w:eastAsiaTheme="minorHAnsi"/>
            </w:rPr>
          </w:rPrChange>
        </w:rPr>
      </w:pPr>
    </w:p>
    <w:p w14:paraId="65F23C43" w14:textId="5684B339" w:rsidR="00040AE8" w:rsidRPr="00337AD4" w:rsidRDefault="00084CAA" w:rsidP="00151946">
      <w:pPr>
        <w:pStyle w:val="Head1"/>
      </w:pPr>
      <w:r>
        <w:t>9</w:t>
      </w:r>
      <w:r w:rsidR="00FF1AC1" w:rsidRPr="00337AD4">
        <w:rPr>
          <w:szCs w:val="22"/>
        </w:rPr>
        <w:t> </w:t>
      </w:r>
      <w:r w:rsidR="00DF2AA0" w:rsidRPr="00337AD4">
        <w:t>CONCLUSIONS</w:t>
      </w:r>
    </w:p>
    <w:p w14:paraId="5651169B" w14:textId="77777777" w:rsidR="00151946" w:rsidRDefault="00151946">
      <w:pPr>
        <w:pStyle w:val="Para"/>
        <w:rPr>
          <w:ins w:id="947" w:author="Sohan Madhav Bangaru" w:date="2017-05-03T12:48:00Z"/>
        </w:rPr>
        <w:pPrChange w:id="948" w:author="Sohan Madhav Bangaru" w:date="2017-05-03T12:50:00Z">
          <w:pPr>
            <w:pStyle w:val="Head1"/>
          </w:pPr>
        </w:pPrChange>
      </w:pPr>
    </w:p>
    <w:p w14:paraId="0085662F" w14:textId="02BD8CC8" w:rsidR="00040AE8" w:rsidRDefault="00A72738">
      <w:pPr>
        <w:pStyle w:val="Para"/>
        <w:pPrChange w:id="949" w:author="Sohan Madhav Bangaru" w:date="2017-05-03T12:50:00Z">
          <w:pPr>
            <w:pStyle w:val="Head1"/>
          </w:pPr>
        </w:pPrChange>
      </w:pPr>
      <w:r>
        <w:t xml:space="preserve">This </w:t>
      </w:r>
      <w:r w:rsidR="00FA63CA">
        <w:t>report</w:t>
      </w:r>
      <w:r>
        <w:t xml:space="preserve"> talks about all the activities I have performed from the initial inception for </w:t>
      </w:r>
      <w:r w:rsidR="00230663">
        <w:t>IMODS</w:t>
      </w:r>
      <w:r>
        <w:t xml:space="preserve"> Mobile Project till the </w:t>
      </w:r>
      <w:r w:rsidR="00812C27">
        <w:t xml:space="preserve">end of </w:t>
      </w:r>
      <w:r>
        <w:t xml:space="preserve">delivery of the first stage of the project. My initial task was understanding the basic of usage of the Web Application for the </w:t>
      </w:r>
      <w:r w:rsidR="00230663">
        <w:t>IMODS</w:t>
      </w:r>
      <w:r>
        <w:t xml:space="preserve"> Application and getting to know the reason behind all the required screens and tabs of the web application and frame the requirements with respect to the mobile environment.</w:t>
      </w:r>
    </w:p>
    <w:p w14:paraId="4AD4B18D" w14:textId="77777777" w:rsidR="00A72738" w:rsidRDefault="00A72738" w:rsidP="00986528">
      <w:pPr>
        <w:pStyle w:val="Para"/>
      </w:pPr>
    </w:p>
    <w:p w14:paraId="59D3AE48" w14:textId="3EB319B4" w:rsidR="00A72738" w:rsidRDefault="00A72738" w:rsidP="00986528">
      <w:pPr>
        <w:pStyle w:val="Para"/>
      </w:pPr>
      <w:r>
        <w:lastRenderedPageBreak/>
        <w:t xml:space="preserve">Once the understanding of the web application is complete, then the feasibility study was performed as to what kind of mobile environments were to be used by the user. After a brief research and numerous </w:t>
      </w:r>
      <w:r w:rsidR="00812C27">
        <w:t xml:space="preserve">back and forth </w:t>
      </w:r>
      <w:r>
        <w:t>discussions with the faculty mentor we had zeroed on to develop the application for iOS environment and to target the iPad family of devices.</w:t>
      </w:r>
    </w:p>
    <w:p w14:paraId="485AC395" w14:textId="77777777" w:rsidR="00A72738" w:rsidRDefault="00A72738" w:rsidP="00986528">
      <w:pPr>
        <w:pStyle w:val="Para"/>
      </w:pPr>
    </w:p>
    <w:p w14:paraId="5D0E07F7" w14:textId="68F08D16" w:rsidR="00A72738" w:rsidRDefault="00A72738" w:rsidP="00986528">
      <w:pPr>
        <w:pStyle w:val="Para"/>
      </w:pPr>
      <w:r>
        <w:t xml:space="preserve">Later the </w:t>
      </w:r>
      <w:r w:rsidR="00677866">
        <w:t>system architectural</w:t>
      </w:r>
      <w:r>
        <w:t xml:space="preserve"> design</w:t>
      </w:r>
      <w:r w:rsidR="00384335">
        <w:t xml:space="preserve"> (HLD)</w:t>
      </w:r>
      <w:r>
        <w:t xml:space="preserve"> and </w:t>
      </w:r>
      <w:r w:rsidR="00677866">
        <w:t xml:space="preserve">detailed </w:t>
      </w:r>
      <w:r>
        <w:t>low level design</w:t>
      </w:r>
      <w:r w:rsidR="00384335">
        <w:t xml:space="preserve"> (LLD)</w:t>
      </w:r>
      <w:r>
        <w:t xml:space="preserve"> was performed for the mobile application and once they were </w:t>
      </w:r>
      <w:r w:rsidR="00812C27">
        <w:t xml:space="preserve">approved </w:t>
      </w:r>
      <w:r w:rsidR="00384335">
        <w:t>the implementation mock-ups were created as to look how all the screen</w:t>
      </w:r>
      <w:r w:rsidR="00677866">
        <w:t>s</w:t>
      </w:r>
      <w:r w:rsidR="00384335">
        <w:t xml:space="preserve"> will be </w:t>
      </w:r>
      <w:r w:rsidR="00812C27">
        <w:t>appear visually</w:t>
      </w:r>
      <w:r w:rsidR="00384335">
        <w:t xml:space="preserve"> to the user and later </w:t>
      </w:r>
      <w:r w:rsidR="00812C27">
        <w:t>implemented</w:t>
      </w:r>
      <w:r w:rsidR="00384335">
        <w:t xml:space="preserve"> the same using XCode IDE. There were many decisions taken </w:t>
      </w:r>
      <w:r w:rsidR="00812C27">
        <w:t>during the entire duration of</w:t>
      </w:r>
      <w:r w:rsidR="00384335">
        <w:t xml:space="preserve"> development and </w:t>
      </w:r>
      <w:r w:rsidR="00677866">
        <w:t>judgements</w:t>
      </w:r>
      <w:r w:rsidR="00812C27">
        <w:t xml:space="preserve"> </w:t>
      </w:r>
      <w:r w:rsidR="00677866">
        <w:t xml:space="preserve">made </w:t>
      </w:r>
      <w:r w:rsidR="00812C27">
        <w:t xml:space="preserve">on </w:t>
      </w:r>
      <w:r w:rsidR="00677866">
        <w:t xml:space="preserve">the </w:t>
      </w:r>
      <w:r w:rsidR="00384335">
        <w:t xml:space="preserve">various navigational paths and placement of the </w:t>
      </w:r>
      <w:r w:rsidR="00812C27">
        <w:t xml:space="preserve">respective </w:t>
      </w:r>
      <w:r w:rsidR="00384335">
        <w:t>screen</w:t>
      </w:r>
      <w:r w:rsidR="00677866">
        <w:t>s</w:t>
      </w:r>
      <w:r w:rsidR="00384335">
        <w:t xml:space="preserve"> to make the application apt for its usability.</w:t>
      </w:r>
    </w:p>
    <w:p w14:paraId="4DC8FA9E" w14:textId="77777777" w:rsidR="00812C27" w:rsidRDefault="00812C27" w:rsidP="00986528">
      <w:pPr>
        <w:pStyle w:val="Para"/>
      </w:pPr>
    </w:p>
    <w:p w14:paraId="3243575E" w14:textId="6F616100" w:rsidR="00812C27" w:rsidRDefault="00812C27" w:rsidP="00986528">
      <w:pPr>
        <w:pStyle w:val="Para"/>
      </w:pPr>
      <w:r>
        <w:t xml:space="preserve">Personally, for me it is been a pleasure working under guidance of the faculty mentor who has constantly pushed to come-up with new navigational ideas and </w:t>
      </w:r>
      <w:r w:rsidR="00677866">
        <w:t xml:space="preserve">use </w:t>
      </w:r>
      <w:r>
        <w:t>state-of-the-art widgets to make the complex web application usable in the mobile environment.</w:t>
      </w:r>
    </w:p>
    <w:p w14:paraId="0E399D89" w14:textId="3A92C44B" w:rsidR="00812C27" w:rsidRPr="00337AD4" w:rsidDel="00C04E69" w:rsidRDefault="00812C27">
      <w:pPr>
        <w:pStyle w:val="Para"/>
        <w:rPr>
          <w:del w:id="950" w:author="Sohan Madhav Bangaru" w:date="2017-05-03T07:44:00Z"/>
        </w:rPr>
      </w:pPr>
    </w:p>
    <w:p w14:paraId="18ADD5C5" w14:textId="77777777" w:rsidR="00040AE8" w:rsidRPr="00337AD4" w:rsidRDefault="00354AD2" w:rsidP="00B76CD4">
      <w:pPr>
        <w:pStyle w:val="AckHead"/>
        <w:outlineLvl w:val="0"/>
        <w:rPr>
          <w14:ligatures w14:val="standard"/>
        </w:rPr>
      </w:pPr>
      <w:r w:rsidRPr="00337AD4">
        <w:rPr>
          <w14:ligatures w14:val="standard"/>
        </w:rPr>
        <w:t>ACKNOWLEDGMENTS</w:t>
      </w:r>
    </w:p>
    <w:p w14:paraId="5FEE9EFD" w14:textId="0DBF5A3D" w:rsidR="00040AE8" w:rsidRPr="00337AD4" w:rsidRDefault="00812C27" w:rsidP="00DF2AA0">
      <w:pPr>
        <w:pStyle w:val="AckPara"/>
        <w:rPr>
          <w14:ligatures w14:val="standard"/>
        </w:rPr>
      </w:pPr>
      <w:r>
        <w:rPr>
          <w14:ligatures w14:val="standard"/>
        </w:rPr>
        <w:t>This project was from the time of inception till the delivery was supported</w:t>
      </w:r>
      <w:r w:rsidR="00792C4D">
        <w:rPr>
          <w14:ligatures w14:val="standard"/>
        </w:rPr>
        <w:t xml:space="preserve"> by my faculty mentor Prof. Sriv</w:t>
      </w:r>
      <w:r>
        <w:rPr>
          <w14:ligatures w14:val="standard"/>
        </w:rPr>
        <w:t>idya Bansal who sought to guide me through the entire duration. I would like to extend my deepest gratitude for Prof. Bansal in this regard.</w:t>
      </w:r>
      <w:ins w:id="951" w:author="Sohan Madhav Bangaru" w:date="2017-05-03T07:43:00Z">
        <w:r w:rsidR="002537DA">
          <w:rPr>
            <w14:ligatures w14:val="standard"/>
          </w:rPr>
          <w:t xml:space="preserve"> I would like to personally thank all the members of the research group who took their time to participate in the user study performed for the IMODS mobile application.</w:t>
        </w:r>
      </w:ins>
    </w:p>
    <w:p w14:paraId="64FB2767" w14:textId="671F65D7" w:rsidR="00AB0BD7" w:rsidRPr="00337AD4" w:rsidDel="00C04E69" w:rsidRDefault="00AB0BD7">
      <w:pPr>
        <w:pStyle w:val="Para"/>
        <w:rPr>
          <w:del w:id="952" w:author="Sohan Madhav Bangaru" w:date="2017-05-03T07:44:00Z"/>
        </w:rPr>
      </w:pPr>
    </w:p>
    <w:p w14:paraId="1223917B" w14:textId="77777777" w:rsidR="00040AE8" w:rsidRPr="00337AD4" w:rsidRDefault="004B4F18" w:rsidP="00B76CD4">
      <w:pPr>
        <w:pStyle w:val="ReferenceHead"/>
        <w:outlineLvl w:val="0"/>
        <w:rPr>
          <w14:ligatures w14:val="standard"/>
        </w:rPr>
      </w:pPr>
      <w:r w:rsidRPr="00337AD4">
        <w:rPr>
          <w14:ligatures w14:val="standard"/>
        </w:rPr>
        <w:t>REFERENCES</w:t>
      </w:r>
    </w:p>
    <w:tbl>
      <w:tblPr>
        <w:tblW w:w="9742" w:type="dxa"/>
        <w:tblLook w:val="0000" w:firstRow="0" w:lastRow="0" w:firstColumn="0" w:lastColumn="0" w:noHBand="0" w:noVBand="0"/>
        <w:tblPrChange w:id="953" w:author="Sohan Madhav Bangaru" w:date="2017-05-03T05:09:00Z">
          <w:tblPr>
            <w:tblW w:w="9628" w:type="dxa"/>
            <w:tblLook w:val="0000" w:firstRow="0" w:lastRow="0" w:firstColumn="0" w:lastColumn="0" w:noHBand="0" w:noVBand="0"/>
          </w:tblPr>
        </w:tblPrChange>
      </w:tblPr>
      <w:tblGrid>
        <w:gridCol w:w="615"/>
        <w:gridCol w:w="9127"/>
        <w:tblGridChange w:id="954">
          <w:tblGrid>
            <w:gridCol w:w="615"/>
            <w:gridCol w:w="8866"/>
            <w:gridCol w:w="147"/>
            <w:gridCol w:w="114"/>
          </w:tblGrid>
        </w:tblGridChange>
      </w:tblGrid>
      <w:tr w:rsidR="00E10ECA" w:rsidRPr="00337AD4" w14:paraId="0E9585C5" w14:textId="77777777" w:rsidTr="00E10ECA">
        <w:trPr>
          <w:trPrChange w:id="955"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56"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5C44F9B5" w14:textId="57EED6A3" w:rsidR="00AE05F6" w:rsidRDefault="00AE05F6" w:rsidP="003E4AB0">
            <w:pPr>
              <w:pStyle w:val="Bibentry"/>
            </w:pPr>
            <w:r>
              <w:t>[1]</w:t>
            </w:r>
          </w:p>
        </w:tc>
        <w:tc>
          <w:tcPr>
            <w:tcW w:w="0" w:type="auto"/>
            <w:tcBorders>
              <w:top w:val="single" w:sz="4" w:space="0" w:color="auto"/>
              <w:left w:val="single" w:sz="4" w:space="0" w:color="auto"/>
              <w:bottom w:val="single" w:sz="4" w:space="0" w:color="auto"/>
              <w:right w:val="single" w:sz="4" w:space="0" w:color="auto"/>
            </w:tcBorders>
            <w:tcMar>
              <w:left w:w="40" w:type="dxa"/>
            </w:tcMar>
            <w:tcPrChange w:id="957"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5D2C7BC8" w14:textId="5040905B" w:rsidR="00AE05F6" w:rsidRDefault="00AE05F6" w:rsidP="00290D16">
            <w:pPr>
              <w:pStyle w:val="Bibentry"/>
              <w:rPr>
                <w:rStyle w:val="FirstName"/>
                <w14:ligatures w14:val="standard"/>
              </w:rPr>
            </w:pPr>
            <w:r>
              <w:rPr>
                <w:rStyle w:val="FirstName"/>
                <w14:ligatures w14:val="standard"/>
              </w:rPr>
              <w:t xml:space="preserve">IMODS Wikipedia - </w:t>
            </w:r>
            <w:r w:rsidR="00D2527F">
              <w:fldChar w:fldCharType="begin"/>
            </w:r>
            <w:r w:rsidR="00D2527F">
              <w:instrText xml:space="preserve"> HYPERLINK "http://imod-asu.weebly.com" </w:instrText>
            </w:r>
            <w:r w:rsidR="00D2527F">
              <w:fldChar w:fldCharType="separate"/>
            </w:r>
            <w:r w:rsidRPr="002A643E">
              <w:rPr>
                <w:rStyle w:val="Hyperlink"/>
                <w14:ligatures w14:val="standard"/>
              </w:rPr>
              <w:t>http://imod-asu.weebly.com</w:t>
            </w:r>
            <w:r w:rsidR="00D2527F">
              <w:rPr>
                <w:rStyle w:val="Hyperlink"/>
                <w14:ligatures w14:val="standard"/>
              </w:rPr>
              <w:fldChar w:fldCharType="end"/>
            </w:r>
          </w:p>
        </w:tc>
      </w:tr>
      <w:tr w:rsidR="00E10ECA" w:rsidRPr="00337AD4" w14:paraId="72D7B899" w14:textId="77777777" w:rsidTr="00E10ECA">
        <w:trPr>
          <w:trPrChange w:id="958"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59"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488B147" w14:textId="00AD146B" w:rsidR="00AE05F6" w:rsidRDefault="00AE05F6" w:rsidP="003E4AB0">
            <w:pPr>
              <w:pStyle w:val="Bibentry"/>
            </w:pPr>
            <w:r>
              <w:t>[2]</w:t>
            </w:r>
          </w:p>
        </w:tc>
        <w:tc>
          <w:tcPr>
            <w:tcW w:w="0" w:type="auto"/>
            <w:tcBorders>
              <w:top w:val="single" w:sz="4" w:space="0" w:color="auto"/>
              <w:left w:val="single" w:sz="4" w:space="0" w:color="auto"/>
              <w:bottom w:val="single" w:sz="4" w:space="0" w:color="auto"/>
              <w:right w:val="single" w:sz="4" w:space="0" w:color="auto"/>
            </w:tcBorders>
            <w:tcMar>
              <w:left w:w="40" w:type="dxa"/>
            </w:tcMar>
            <w:tcPrChange w:id="960"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B05A6AC" w14:textId="05A7BC1A" w:rsidR="00AE05F6" w:rsidRDefault="00AE05F6" w:rsidP="00290D16">
            <w:pPr>
              <w:pStyle w:val="Bibentry"/>
              <w:rPr>
                <w:rStyle w:val="FirstName"/>
                <w14:ligatures w14:val="standard"/>
              </w:rPr>
            </w:pPr>
            <w:r>
              <w:rPr>
                <w:rStyle w:val="FirstName"/>
                <w14:ligatures w14:val="standard"/>
              </w:rPr>
              <w:t xml:space="preserve">IMODS Project Overview - </w:t>
            </w:r>
            <w:r w:rsidR="00D2527F">
              <w:fldChar w:fldCharType="begin"/>
            </w:r>
            <w:r w:rsidR="00D2527F">
              <w:instrText xml:space="preserve"> HYPERLINK "http://imod-asu.weebly.com/project-overview.html" </w:instrText>
            </w:r>
            <w:r w:rsidR="00D2527F">
              <w:fldChar w:fldCharType="separate"/>
            </w:r>
            <w:r w:rsidRPr="00DC6011">
              <w:rPr>
                <w:rStyle w:val="Hyperlink"/>
                <w14:ligatures w14:val="standard"/>
              </w:rPr>
              <w:t>http://imod-asu.weebly.com/project-overview.html</w:t>
            </w:r>
            <w:r w:rsidR="00D2527F">
              <w:rPr>
                <w:rStyle w:val="Hyperlink"/>
                <w14:ligatures w14:val="standard"/>
              </w:rPr>
              <w:fldChar w:fldCharType="end"/>
            </w:r>
          </w:p>
        </w:tc>
      </w:tr>
      <w:tr w:rsidR="00E10ECA" w:rsidRPr="00337AD4" w14:paraId="1322FD73" w14:textId="77777777" w:rsidTr="00E10ECA">
        <w:trPr>
          <w:ins w:id="961" w:author="Sohan Madhav Bangaru" w:date="2017-05-03T03:04:00Z"/>
          <w:trPrChange w:id="962"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63"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58491271" w14:textId="2A8CD42D" w:rsidR="000D7CCB" w:rsidRDefault="000D7CCB" w:rsidP="003E4AB0">
            <w:pPr>
              <w:pStyle w:val="Bibentry"/>
              <w:rPr>
                <w:ins w:id="964" w:author="Sohan Madhav Bangaru" w:date="2017-05-03T03:04:00Z"/>
              </w:rPr>
            </w:pPr>
            <w:ins w:id="965" w:author="Sohan Madhav Bangaru" w:date="2017-05-03T03:05:00Z">
              <w:r>
                <w:t>[3]</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966"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6555823" w14:textId="70258CE0" w:rsidR="000D7CCB" w:rsidRDefault="000D7CCB" w:rsidP="00290D16">
            <w:pPr>
              <w:pStyle w:val="Bibentry"/>
              <w:rPr>
                <w:ins w:id="967" w:author="Sohan Madhav Bangaru" w:date="2017-05-03T03:04:00Z"/>
                <w:rStyle w:val="FirstName"/>
                <w14:ligatures w14:val="standard"/>
              </w:rPr>
            </w:pPr>
            <w:ins w:id="968" w:author="Sohan Madhav Bangaru" w:date="2017-05-03T04:18:00Z">
              <w:r w:rsidRPr="000D7CCB">
                <w:rPr>
                  <w:rStyle w:val="FirstName"/>
                  <w14:ligatures w14:val="standard"/>
                  <w:rPrChange w:id="969" w:author="Sohan Madhav Bangaru" w:date="2017-05-03T04:18:00Z">
                    <w:rPr>
                      <w:rFonts w:ascii="Times New Roman" w:eastAsia="PMingLiU" w:hAnsi="Times New Roman" w:cs="Times New Roman"/>
                      <w:sz w:val="20"/>
                      <w:szCs w:val="20"/>
                    </w:rPr>
                  </w:rPrChange>
                </w:rPr>
                <w:t xml:space="preserve">R. M. Harden, J. R. Crosby, M. H. Davis, and M. Friedman, “AMEE Guide No. 14: Outcome-based Education: Part 5--From Competency to Meta- Competency: A Model for the Specification of Learning Outcomes.,” Medical Teacher, vol. 21, no. 6, pp. 546– 552, 1999. </w:t>
              </w:r>
            </w:ins>
          </w:p>
        </w:tc>
      </w:tr>
      <w:tr w:rsidR="00E10ECA" w:rsidRPr="00337AD4" w14:paraId="3B5BCA56" w14:textId="77777777" w:rsidTr="00E10ECA">
        <w:trPr>
          <w:ins w:id="970" w:author="Sohan Madhav Bangaru" w:date="2017-05-03T03:04:00Z"/>
          <w:trPrChange w:id="97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7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2F575925" w14:textId="77B48628" w:rsidR="000D7CCB" w:rsidRDefault="000D7CCB" w:rsidP="003E4AB0">
            <w:pPr>
              <w:pStyle w:val="Bibentry"/>
              <w:rPr>
                <w:ins w:id="973" w:author="Sohan Madhav Bangaru" w:date="2017-05-03T03:04:00Z"/>
              </w:rPr>
            </w:pPr>
            <w:ins w:id="974" w:author="Sohan Madhav Bangaru" w:date="2017-05-03T03:05:00Z">
              <w:r>
                <w:t>[4]</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975"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4503BC4E" w14:textId="6F9D2190" w:rsidR="000D7CCB" w:rsidRPr="000D7CCB" w:rsidRDefault="000D7CCB">
            <w:pPr>
              <w:pStyle w:val="Bibentry"/>
              <w:rPr>
                <w:ins w:id="976" w:author="Sohan Madhav Bangaru" w:date="2017-05-03T03:04:00Z"/>
                <w:rStyle w:val="FirstName"/>
                <w14:ligatures w14:val="standard"/>
              </w:rPr>
            </w:pPr>
            <w:ins w:id="977" w:author="Sohan Madhav Bangaru" w:date="2017-05-03T04:18:00Z">
              <w:r w:rsidRPr="000D7CCB">
                <w:rPr>
                  <w:rStyle w:val="FirstName"/>
                  <w14:ligatures w14:val="standard"/>
                  <w:rPrChange w:id="978" w:author="Sohan Madhav Bangaru" w:date="2017-05-03T04:18:00Z">
                    <w:rPr>
                      <w:rFonts w:ascii="Times New Roman" w:eastAsia="PMingLiU" w:hAnsi="Times New Roman" w:cs="Times New Roman"/>
                      <w:sz w:val="20"/>
                      <w:szCs w:val="20"/>
                    </w:rPr>
                  </w:rPrChange>
                </w:rPr>
                <w:t xml:space="preserve">W. G. Spady, “Organizing for Results: The Basis of Authentic Restructuring and Reform.,” Educational Leadership, vol. 46, no. 2, pp. 4–8, 1988. </w:t>
              </w:r>
            </w:ins>
          </w:p>
        </w:tc>
      </w:tr>
      <w:tr w:rsidR="00E10ECA" w:rsidRPr="00337AD4" w14:paraId="3154C3DD" w14:textId="77777777" w:rsidTr="00E10ECA">
        <w:trPr>
          <w:ins w:id="979" w:author="Sohan Madhav Bangaru" w:date="2017-05-03T03:04:00Z"/>
          <w:trPrChange w:id="980"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81"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751A0514" w14:textId="638B9521" w:rsidR="000D7CCB" w:rsidRDefault="000D7CCB" w:rsidP="003E4AB0">
            <w:pPr>
              <w:pStyle w:val="Bibentry"/>
              <w:rPr>
                <w:ins w:id="982" w:author="Sohan Madhav Bangaru" w:date="2017-05-03T03:04:00Z"/>
              </w:rPr>
            </w:pPr>
            <w:ins w:id="983" w:author="Sohan Madhav Bangaru" w:date="2017-05-03T03:05:00Z">
              <w:r>
                <w:t>[5]</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984"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241CCA7" w14:textId="38F6253A" w:rsidR="000D7CCB" w:rsidRPr="000D7CCB" w:rsidRDefault="000D7CCB">
            <w:pPr>
              <w:pStyle w:val="Bibentry"/>
              <w:rPr>
                <w:ins w:id="985" w:author="Sohan Madhav Bangaru" w:date="2017-05-03T03:04:00Z"/>
                <w:rStyle w:val="FirstName"/>
                <w14:ligatures w14:val="standard"/>
              </w:rPr>
            </w:pPr>
            <w:ins w:id="986" w:author="Sohan Madhav Bangaru" w:date="2017-05-03T04:18:00Z">
              <w:r w:rsidRPr="000D3B69">
                <w:rPr>
                  <w:rStyle w:val="FirstName"/>
                  <w14:ligatures w14:val="standard"/>
                </w:rPr>
                <w:t>G. C. Furman, “Outcome-Based Education and Accountability.,” Education and Urban Society, vol. 26, no. 4, pp. 417–437, 1994</w:t>
              </w:r>
            </w:ins>
          </w:p>
        </w:tc>
      </w:tr>
      <w:tr w:rsidR="00E10ECA" w:rsidRPr="00337AD4" w14:paraId="1936F79F" w14:textId="77777777" w:rsidTr="00E10ECA">
        <w:trPr>
          <w:ins w:id="987" w:author="Sohan Madhav Bangaru" w:date="2017-05-03T04:23:00Z"/>
          <w:trPrChange w:id="988"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89"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251A7E30" w14:textId="764A0BD4" w:rsidR="004862F9" w:rsidRDefault="004862F9" w:rsidP="003E4AB0">
            <w:pPr>
              <w:pStyle w:val="Bibentry"/>
              <w:rPr>
                <w:ins w:id="990" w:author="Sohan Madhav Bangaru" w:date="2017-05-03T04:23:00Z"/>
              </w:rPr>
            </w:pPr>
            <w:ins w:id="991" w:author="Sohan Madhav Bangaru" w:date="2017-05-03T04:23:00Z">
              <w:r>
                <w:t>[6]</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992"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467B27C" w14:textId="3AE8A10F" w:rsidR="004862F9" w:rsidRPr="000D3B69" w:rsidRDefault="004862F9" w:rsidP="00290D16">
            <w:pPr>
              <w:pStyle w:val="Bibentry"/>
              <w:rPr>
                <w:ins w:id="993" w:author="Sohan Madhav Bangaru" w:date="2017-05-03T04:23:00Z"/>
                <w:rStyle w:val="FirstName"/>
                <w14:ligatures w14:val="standard"/>
              </w:rPr>
            </w:pPr>
            <w:ins w:id="994" w:author="Sohan Madhav Bangaru" w:date="2017-05-03T04:23:00Z">
              <w:r w:rsidRPr="000D3B69">
                <w:rPr>
                  <w:rStyle w:val="FirstName"/>
                  <w14:ligatures w14:val="standard"/>
                </w:rPr>
                <w:t>O. Dalrymple, S. Bansal, A. Gaffar, and R. Taylor, “Instructional Module Development (IMOD) System: A User Study on Curriculum Design Process,” in Frontiers in Education (FIE), Madrid, Spain, 2014.</w:t>
              </w:r>
            </w:ins>
          </w:p>
        </w:tc>
      </w:tr>
      <w:tr w:rsidR="00E10ECA" w:rsidRPr="00337AD4" w14:paraId="1AA5542E" w14:textId="77777777" w:rsidTr="00E10ECA">
        <w:trPr>
          <w:ins w:id="995" w:author="Sohan Madhav Bangaru" w:date="2017-05-03T04:18:00Z"/>
          <w:trPrChange w:id="996"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997"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CC8C102" w14:textId="11B4AE7E" w:rsidR="004862F9" w:rsidRDefault="004862F9" w:rsidP="003E4AB0">
            <w:pPr>
              <w:pStyle w:val="Bibentry"/>
              <w:rPr>
                <w:ins w:id="998" w:author="Sohan Madhav Bangaru" w:date="2017-05-03T04:18:00Z"/>
              </w:rPr>
            </w:pPr>
            <w:ins w:id="999" w:author="Sohan Madhav Bangaru" w:date="2017-05-03T04:23:00Z">
              <w:r>
                <w:t>[7]</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00"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CA114BD" w14:textId="323B2982" w:rsidR="004862F9" w:rsidRPr="000D3B69" w:rsidRDefault="004862F9" w:rsidP="00290D16">
            <w:pPr>
              <w:pStyle w:val="Bibentry"/>
              <w:rPr>
                <w:ins w:id="1001" w:author="Sohan Madhav Bangaru" w:date="2017-05-03T04:18:00Z"/>
                <w:rStyle w:val="FirstName"/>
                <w14:ligatures w14:val="standard"/>
              </w:rPr>
            </w:pPr>
            <w:ins w:id="1002" w:author="Sohan Madhav Bangaru" w:date="2017-05-03T04:18:00Z">
              <w:r w:rsidRPr="000D3B69">
                <w:rPr>
                  <w:rStyle w:val="FirstName"/>
                  <w14:ligatures w14:val="standard"/>
                </w:rPr>
                <w:t>S. Bansal, O. Dalrymple, A. Gaffar, and R. Taylor, “User Research for the Instructional Module Development (IMOD) System,” in American Society for Engineering Education Annual Conference (ASEE), Indian</w:t>
              </w:r>
              <w:bookmarkStart w:id="1003" w:name="_GoBack"/>
              <w:bookmarkEnd w:id="1003"/>
              <w:r w:rsidRPr="000D3B69">
                <w:rPr>
                  <w:rStyle w:val="FirstName"/>
                  <w14:ligatures w14:val="standard"/>
                </w:rPr>
                <w:t>apolis, IN, 2014.</w:t>
              </w:r>
            </w:ins>
          </w:p>
        </w:tc>
      </w:tr>
      <w:tr w:rsidR="00E10ECA" w:rsidRPr="00337AD4" w14:paraId="4E8A1CA7" w14:textId="77777777" w:rsidTr="00E10ECA">
        <w:trPr>
          <w:ins w:id="1004" w:author="Sohan Madhav Bangaru" w:date="2017-05-03T03:04:00Z"/>
          <w:trPrChange w:id="1005"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006"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3D664F23" w14:textId="5B96CF98" w:rsidR="004862F9" w:rsidRDefault="004862F9" w:rsidP="003E4AB0">
            <w:pPr>
              <w:pStyle w:val="Bibentry"/>
              <w:rPr>
                <w:ins w:id="1007" w:author="Sohan Madhav Bangaru" w:date="2017-05-03T03:04:00Z"/>
              </w:rPr>
            </w:pPr>
            <w:ins w:id="1008" w:author="Sohan Madhav Bangaru" w:date="2017-05-03T04:23:00Z">
              <w:r>
                <w:t>[8]</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09"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8F6C902" w14:textId="737A39D8" w:rsidR="004862F9" w:rsidRDefault="004862F9" w:rsidP="00290D16">
            <w:pPr>
              <w:pStyle w:val="Bibentry"/>
              <w:rPr>
                <w:ins w:id="1010" w:author="Sohan Madhav Bangaru" w:date="2017-05-03T03:04:00Z"/>
                <w:rStyle w:val="FirstName"/>
                <w14:ligatures w14:val="standard"/>
              </w:rPr>
            </w:pPr>
            <w:ins w:id="1011" w:author="Sohan Madhav Bangaru" w:date="2017-05-03T04:24:00Z">
              <w:r w:rsidRPr="000D3B69">
                <w:rPr>
                  <w:rStyle w:val="FirstName"/>
                  <w14:ligatures w14:val="standard"/>
                </w:rPr>
                <w:t>J. Lazar, J. H. Feng, and H. Hochheiser, Research methods in human-computer interaction. John Wiley &amp; Sons Inc, 2009.</w:t>
              </w:r>
            </w:ins>
          </w:p>
        </w:tc>
      </w:tr>
      <w:tr w:rsidR="00E10ECA" w:rsidRPr="00337AD4" w14:paraId="4EB250E6" w14:textId="77777777" w:rsidTr="00E10ECA">
        <w:trPr>
          <w:trHeight w:val="190"/>
          <w:ins w:id="1012" w:author="Sohan Madhav Bangaru" w:date="2017-05-03T03:04:00Z"/>
          <w:trPrChange w:id="1013" w:author="Sohan Madhav Bangaru" w:date="2017-05-03T05:09:00Z">
            <w:trPr>
              <w:gridAfter w:val="0"/>
              <w:trHeight w:val="19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014"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39776031" w14:textId="43A6E06C" w:rsidR="004862F9" w:rsidRDefault="004862F9" w:rsidP="003E4AB0">
            <w:pPr>
              <w:pStyle w:val="Bibentry"/>
              <w:rPr>
                <w:ins w:id="1015" w:author="Sohan Madhav Bangaru" w:date="2017-05-03T03:04:00Z"/>
              </w:rPr>
            </w:pPr>
            <w:ins w:id="1016" w:author="Sohan Madhav Bangaru" w:date="2017-05-03T04:23:00Z">
              <w:r>
                <w:t>[9]</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17"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33B1FFE2" w14:textId="1E7AEC13" w:rsidR="004862F9" w:rsidRPr="0059582F" w:rsidRDefault="00B27EC8">
            <w:pPr>
              <w:spacing w:before="100" w:beforeAutospacing="1" w:after="100" w:afterAutospacing="1" w:line="240" w:lineRule="auto"/>
              <w:jc w:val="left"/>
              <w:rPr>
                <w:ins w:id="1018" w:author="Sohan Madhav Bangaru" w:date="2017-05-03T03:04:00Z"/>
                <w:rStyle w:val="FirstName"/>
                <w:sz w:val="14"/>
                <w14:ligatures w14:val="standard"/>
                <w:rPrChange w:id="1019" w:author="Sohan Madhav Bangaru" w:date="2017-05-03T12:58:00Z">
                  <w:rPr>
                    <w:ins w:id="1020" w:author="Sohan Madhav Bangaru" w:date="2017-05-03T03:04:00Z"/>
                    <w:rStyle w:val="FirstName"/>
                    <w14:ligatures w14:val="standard"/>
                  </w:rPr>
                </w:rPrChange>
              </w:rPr>
              <w:pPrChange w:id="1021" w:author="Sohan Madhav Bangaru" w:date="2017-05-03T04:29:00Z">
                <w:pPr>
                  <w:pStyle w:val="Bibentry"/>
                </w:pPr>
              </w:pPrChange>
            </w:pPr>
            <w:ins w:id="1022" w:author="Sohan Madhav Bangaru" w:date="2017-05-03T04:29:00Z">
              <w:r w:rsidRPr="0059582F">
                <w:rPr>
                  <w:rStyle w:val="FirstName"/>
                  <w:sz w:val="14"/>
                  <w14:ligatures w14:val="standard"/>
                  <w:rPrChange w:id="1023" w:author="Sohan Madhav Bangaru" w:date="2017-05-03T12:58:00Z">
                    <w:rPr>
                      <w:rFonts w:ascii="Ubuntu" w:eastAsia="Times New Roman" w:hAnsi="Ubuntu"/>
                      <w:color w:val="333333"/>
                    </w:rPr>
                  </w:rPrChange>
                </w:rPr>
                <w:t xml:space="preserve">Odesma Dalrymple, </w:t>
              </w:r>
              <w:r w:rsidRPr="0059582F">
                <w:rPr>
                  <w:rStyle w:val="FirstName"/>
                  <w:rFonts w:hint="eastAsia"/>
                  <w:sz w:val="14"/>
                  <w14:ligatures w14:val="standard"/>
                  <w:rPrChange w:id="1024" w:author="Sohan Madhav Bangaru" w:date="2017-05-03T12:58:00Z">
                    <w:rPr>
                      <w:rFonts w:ascii="Ubuntu" w:eastAsia="Times New Roman" w:hAnsi="Ubuntu" w:hint="eastAsia"/>
                      <w:color w:val="333333"/>
                    </w:rPr>
                  </w:rPrChange>
                </w:rPr>
                <w:t> </w:t>
              </w:r>
              <w:r w:rsidRPr="0059582F">
                <w:rPr>
                  <w:rStyle w:val="FirstName"/>
                  <w:sz w:val="14"/>
                  <w14:ligatures w14:val="standard"/>
                  <w:rPrChange w:id="1025" w:author="Sohan Madhav Bangaru" w:date="2017-05-03T12:58:00Z">
                    <w:rPr>
                      <w:rFonts w:ascii="Ubuntu" w:eastAsia="Times New Roman" w:hAnsi="Ubuntu"/>
                      <w:color w:val="333333"/>
                    </w:rPr>
                  </w:rPrChange>
                </w:rPr>
                <w:t>Srividya</w:t>
              </w:r>
              <w:r w:rsidRPr="0059582F">
                <w:rPr>
                  <w:rStyle w:val="FirstName"/>
                  <w:rFonts w:hint="eastAsia"/>
                  <w:sz w:val="14"/>
                  <w14:ligatures w14:val="standard"/>
                  <w:rPrChange w:id="1026" w:author="Sohan Madhav Bangaru" w:date="2017-05-03T12:58:00Z">
                    <w:rPr>
                      <w:rFonts w:ascii="Ubuntu" w:eastAsia="Times New Roman" w:hAnsi="Ubuntu" w:hint="eastAsia"/>
                      <w:color w:val="333333"/>
                    </w:rPr>
                  </w:rPrChange>
                </w:rPr>
                <w:t> </w:t>
              </w:r>
              <w:r w:rsidRPr="0059582F">
                <w:rPr>
                  <w:rStyle w:val="FirstName"/>
                  <w:sz w:val="14"/>
                  <w14:ligatures w14:val="standard"/>
                  <w:rPrChange w:id="1027" w:author="Sohan Madhav Bangaru" w:date="2017-05-03T12:58:00Z">
                    <w:rPr>
                      <w:rFonts w:ascii="Ubuntu" w:eastAsia="Times New Roman" w:hAnsi="Ubuntu"/>
                      <w:color w:val="333333"/>
                    </w:rPr>
                  </w:rPrChange>
                </w:rPr>
                <w:t>Bansal, Kavitha Elamparithi, Husna Gafoor, Adam Lay, Saishruti</w:t>
              </w:r>
              <w:r w:rsidRPr="0059582F">
                <w:rPr>
                  <w:rStyle w:val="FirstName"/>
                  <w:rFonts w:hint="eastAsia"/>
                  <w:sz w:val="14"/>
                  <w14:ligatures w14:val="standard"/>
                  <w:rPrChange w:id="1028" w:author="Sohan Madhav Bangaru" w:date="2017-05-03T12:58:00Z">
                    <w:rPr>
                      <w:rFonts w:ascii="Ubuntu" w:eastAsia="Times New Roman" w:hAnsi="Ubuntu" w:hint="eastAsia"/>
                      <w:color w:val="333333"/>
                    </w:rPr>
                  </w:rPrChange>
                </w:rPr>
                <w:t> </w:t>
              </w:r>
              <w:r w:rsidRPr="0059582F">
                <w:rPr>
                  <w:rStyle w:val="FirstName"/>
                  <w:sz w:val="14"/>
                  <w14:ligatures w14:val="standard"/>
                  <w:rPrChange w:id="1029" w:author="Sohan Madhav Bangaru" w:date="2017-05-03T12:58:00Z">
                    <w:rPr>
                      <w:rFonts w:ascii="Ubuntu" w:eastAsia="Times New Roman" w:hAnsi="Ubuntu"/>
                      <w:color w:val="333333"/>
                    </w:rPr>
                  </w:rPrChange>
                </w:rPr>
                <w:t xml:space="preserve">Shetty. </w:t>
              </w:r>
              <w:r w:rsidRPr="0059582F">
                <w:rPr>
                  <w:rStyle w:val="FirstName"/>
                  <w:rFonts w:hint="eastAsia"/>
                  <w:sz w:val="14"/>
                  <w14:ligatures w14:val="standard"/>
                  <w:rPrChange w:id="1030" w:author="Sohan Madhav Bangaru" w:date="2017-05-03T12:58:00Z">
                    <w:rPr>
                      <w:rFonts w:ascii="Ubuntu" w:eastAsia="Times New Roman" w:hAnsi="Ubuntu" w:hint="eastAsia"/>
                      <w:color w:val="333333"/>
                    </w:rPr>
                  </w:rPrChange>
                </w:rPr>
                <w:t> </w:t>
              </w:r>
              <w:r w:rsidRPr="0059582F">
                <w:rPr>
                  <w:rStyle w:val="FirstName"/>
                  <w:sz w:val="14"/>
                  <w14:ligatures w14:val="standard"/>
                  <w:rPrChange w:id="1031" w:author="Sohan Madhav Bangaru" w:date="2017-05-03T12:58:00Z">
                    <w:rPr>
                      <w:rFonts w:ascii="Ubuntu" w:eastAsia="Times New Roman" w:hAnsi="Ubuntu"/>
                      <w:color w:val="333333"/>
                    </w:rPr>
                  </w:rPrChange>
                </w:rPr>
                <w:t>"</w:t>
              </w:r>
              <w:r w:rsidRPr="0059582F">
                <w:rPr>
                  <w:rStyle w:val="FirstName"/>
                  <w:sz w:val="14"/>
                  <w14:ligatures w14:val="standard"/>
                  <w:rPrChange w:id="1032" w:author="Sohan Madhav Bangaru" w:date="2017-05-03T12:58:00Z">
                    <w:rPr>
                      <w:rFonts w:ascii="Ubuntu" w:eastAsia="Times New Roman" w:hAnsi="Ubuntu"/>
                      <w:color w:val="333333"/>
                    </w:rPr>
                  </w:rPrChange>
                </w:rPr>
                <w:fldChar w:fldCharType="begin"/>
              </w:r>
              <w:r w:rsidRPr="0059582F">
                <w:rPr>
                  <w:rStyle w:val="FirstName"/>
                  <w:sz w:val="14"/>
                  <w14:ligatures w14:val="standard"/>
                  <w:rPrChange w:id="1033" w:author="Sohan Madhav Bangaru" w:date="2017-05-03T12:58:00Z">
                    <w:rPr>
                      <w:rFonts w:ascii="Ubuntu" w:eastAsia="Times New Roman" w:hAnsi="Ubuntu"/>
                      <w:color w:val="333333"/>
                    </w:rPr>
                  </w:rPrChange>
                </w:rPr>
                <w:instrText xml:space="preserve"> HYPERLINK "http://imod-asu.weebly.com/uploads/2/9/6/3/29635095/imod-fie-2013.pdf" \t "_blank" </w:instrText>
              </w:r>
              <w:r w:rsidRPr="0059582F">
                <w:rPr>
                  <w:rStyle w:val="FirstName"/>
                  <w:sz w:val="14"/>
                  <w14:ligatures w14:val="standard"/>
                  <w:rPrChange w:id="1034" w:author="Sohan Madhav Bangaru" w:date="2017-05-03T12:58:00Z">
                    <w:rPr>
                      <w:rFonts w:ascii="Ubuntu" w:eastAsia="Times New Roman" w:hAnsi="Ubuntu"/>
                      <w:color w:val="333333"/>
                    </w:rPr>
                  </w:rPrChange>
                </w:rPr>
                <w:fldChar w:fldCharType="separate"/>
              </w:r>
              <w:r w:rsidRPr="0059582F">
                <w:rPr>
                  <w:rStyle w:val="FirstName"/>
                  <w:sz w:val="14"/>
                  <w14:ligatures w14:val="standard"/>
                  <w:rPrChange w:id="1035" w:author="Sohan Madhav Bangaru" w:date="2017-05-03T12:58:00Z">
                    <w:rPr>
                      <w:rStyle w:val="Hyperlink"/>
                      <w:rFonts w:ascii="Ubuntu" w:eastAsia="Times New Roman" w:hAnsi="Ubuntu"/>
                      <w:color w:val="2C75B4"/>
                    </w:rPr>
                  </w:rPrChange>
                </w:rPr>
                <w:t>Instructional Module Development (IMOD) System: Building Faculty Expertise in Outcome-based Course design</w:t>
              </w:r>
              <w:r w:rsidRPr="0059582F">
                <w:rPr>
                  <w:rStyle w:val="FirstName"/>
                  <w:sz w:val="14"/>
                  <w14:ligatures w14:val="standard"/>
                  <w:rPrChange w:id="1036" w:author="Sohan Madhav Bangaru" w:date="2017-05-03T12:58:00Z">
                    <w:rPr>
                      <w:rFonts w:ascii="Ubuntu" w:eastAsia="Times New Roman" w:hAnsi="Ubuntu"/>
                      <w:color w:val="333333"/>
                    </w:rPr>
                  </w:rPrChange>
                </w:rPr>
                <w:fldChar w:fldCharType="end"/>
              </w:r>
              <w:r w:rsidRPr="0059582F">
                <w:rPr>
                  <w:rStyle w:val="FirstName"/>
                  <w:sz w:val="14"/>
                  <w14:ligatures w14:val="standard"/>
                  <w:rPrChange w:id="1037" w:author="Sohan Madhav Bangaru" w:date="2017-05-03T12:58:00Z">
                    <w:rPr>
                      <w:rFonts w:ascii="Ubuntu" w:eastAsia="Times New Roman" w:hAnsi="Ubuntu"/>
                      <w:color w:val="333333"/>
                    </w:rPr>
                  </w:rPrChange>
                </w:rPr>
                <w:t>". In</w:t>
              </w:r>
              <w:r w:rsidRPr="0059582F">
                <w:rPr>
                  <w:rStyle w:val="FirstName"/>
                  <w:rFonts w:hint="eastAsia"/>
                  <w:sz w:val="14"/>
                  <w14:ligatures w14:val="standard"/>
                  <w:rPrChange w:id="1038" w:author="Sohan Madhav Bangaru" w:date="2017-05-03T12:58:00Z">
                    <w:rPr>
                      <w:rFonts w:ascii="Ubuntu" w:eastAsia="Times New Roman" w:hAnsi="Ubuntu" w:hint="eastAsia"/>
                      <w:color w:val="333333"/>
                    </w:rPr>
                  </w:rPrChange>
                </w:rPr>
                <w:t> </w:t>
              </w:r>
              <w:r w:rsidRPr="0059582F">
                <w:rPr>
                  <w:rStyle w:val="FirstName"/>
                  <w:sz w:val="14"/>
                  <w14:ligatures w14:val="standard"/>
                  <w:rPrChange w:id="1039" w:author="Sohan Madhav Bangaru" w:date="2017-05-03T12:58:00Z">
                    <w:rPr>
                      <w:rFonts w:ascii="Ubuntu" w:eastAsia="Times New Roman" w:hAnsi="Ubuntu"/>
                      <w:color w:val="333333"/>
                    </w:rPr>
                  </w:rPrChange>
                </w:rPr>
                <w:t>Proceedings of Frontiers in Education Conference (FIE), October 2013, Oklahoma City, USA.</w:t>
              </w:r>
            </w:ins>
          </w:p>
        </w:tc>
      </w:tr>
      <w:tr w:rsidR="00E10ECA" w:rsidRPr="00337AD4" w14:paraId="14068015" w14:textId="77777777" w:rsidTr="00E10ECA">
        <w:trPr>
          <w:ins w:id="1040" w:author="Sohan Madhav Bangaru" w:date="2017-05-03T04:30:00Z"/>
          <w:trPrChange w:id="104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04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5A5D4FF" w14:textId="0FB8DFF3" w:rsidR="00B27EC8" w:rsidRDefault="00151985" w:rsidP="003E4AB0">
            <w:pPr>
              <w:pStyle w:val="Bibentry"/>
              <w:rPr>
                <w:ins w:id="1043" w:author="Sohan Madhav Bangaru" w:date="2017-05-03T04:30:00Z"/>
              </w:rPr>
            </w:pPr>
            <w:ins w:id="1044" w:author="Sohan Madhav Bangaru" w:date="2017-05-03T05:01:00Z">
              <w:r>
                <w:t>[10]</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45"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45E8EE30" w14:textId="3334E819" w:rsidR="00B27EC8" w:rsidRPr="000D3B69" w:rsidRDefault="00151985" w:rsidP="00290D16">
            <w:pPr>
              <w:pStyle w:val="Bibentry"/>
              <w:rPr>
                <w:ins w:id="1046" w:author="Sohan Madhav Bangaru" w:date="2017-05-03T04:30:00Z"/>
                <w:rStyle w:val="FirstName"/>
                <w14:ligatures w14:val="standard"/>
              </w:rPr>
            </w:pPr>
            <w:ins w:id="1047" w:author="Sohan Madhav Bangaru" w:date="2017-05-03T05:01:00Z">
              <w:r w:rsidRPr="000D3B69">
                <w:rPr>
                  <w:rStyle w:val="FirstName"/>
                  <w14:ligatures w14:val="standard"/>
                </w:rPr>
                <w:t>K. Andhare, O. Dalrymple, and S. Bansal, “Learning Objectives Feature for Instructional Module Development System,” presented at the PSW American Society for Engineering Education Conference, San Luis Obispo, California, 2012.</w:t>
              </w:r>
            </w:ins>
          </w:p>
        </w:tc>
      </w:tr>
      <w:tr w:rsidR="00E10ECA" w:rsidRPr="00337AD4" w14:paraId="3435AC3A" w14:textId="77777777" w:rsidTr="00E10ECA">
        <w:trPr>
          <w:ins w:id="1048" w:author="Sohan Madhav Bangaru" w:date="2017-05-03T04:30:00Z"/>
          <w:trPrChange w:id="1049"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050"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42E4ECA7" w14:textId="7C2B5A8F" w:rsidR="00B27EC8" w:rsidRDefault="00151985" w:rsidP="003E4AB0">
            <w:pPr>
              <w:pStyle w:val="Bibentry"/>
              <w:rPr>
                <w:ins w:id="1051" w:author="Sohan Madhav Bangaru" w:date="2017-05-03T04:30:00Z"/>
              </w:rPr>
            </w:pPr>
            <w:ins w:id="1052" w:author="Sohan Madhav Bangaru" w:date="2017-05-03T05:03:00Z">
              <w:r>
                <w:t>[11]</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53"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6357A3D9" w14:textId="3D6F0ADA" w:rsidR="00B27EC8" w:rsidRPr="0059582F" w:rsidRDefault="00151985">
            <w:pPr>
              <w:spacing w:before="100" w:beforeAutospacing="1" w:after="100" w:afterAutospacing="1" w:line="240" w:lineRule="auto"/>
              <w:jc w:val="left"/>
              <w:rPr>
                <w:ins w:id="1054" w:author="Sohan Madhav Bangaru" w:date="2017-05-03T04:30:00Z"/>
                <w:rStyle w:val="FirstName"/>
                <w:sz w:val="14"/>
                <w14:ligatures w14:val="standard"/>
                <w:rPrChange w:id="1055" w:author="Sohan Madhav Bangaru" w:date="2017-05-03T12:58:00Z">
                  <w:rPr>
                    <w:ins w:id="1056" w:author="Sohan Madhav Bangaru" w:date="2017-05-03T04:30:00Z"/>
                    <w:rStyle w:val="FirstName"/>
                    <w14:ligatures w14:val="standard"/>
                  </w:rPr>
                </w:rPrChange>
              </w:rPr>
              <w:pPrChange w:id="1057" w:author="Sohan Madhav Bangaru" w:date="2017-05-03T05:03:00Z">
                <w:pPr>
                  <w:pStyle w:val="Bibentry"/>
                </w:pPr>
              </w:pPrChange>
            </w:pPr>
            <w:ins w:id="1058" w:author="Sohan Madhav Bangaru" w:date="2017-05-03T05:03:00Z">
              <w:r w:rsidRPr="0059582F">
                <w:rPr>
                  <w:rStyle w:val="FirstName"/>
                  <w:sz w:val="14"/>
                  <w14:ligatures w14:val="standard"/>
                  <w:rPrChange w:id="1059" w:author="Sohan Madhav Bangaru" w:date="2017-05-03T12:58:00Z">
                    <w:rPr>
                      <w:rFonts w:ascii="Ubuntu" w:eastAsia="Times New Roman" w:hAnsi="Ubuntu"/>
                      <w:color w:val="333333"/>
                    </w:rPr>
                  </w:rPrChange>
                </w:rPr>
                <w:t>Srividya K Bansal, Odesma Dalrymple, Ashraf Gaffar. "</w:t>
              </w:r>
              <w:r w:rsidRPr="0059582F">
                <w:rPr>
                  <w:rStyle w:val="FirstName"/>
                  <w:sz w:val="14"/>
                  <w14:ligatures w14:val="standard"/>
                  <w:rPrChange w:id="1060" w:author="Sohan Madhav Bangaru" w:date="2017-05-03T12:58:00Z">
                    <w:rPr>
                      <w:rFonts w:ascii="Ubuntu" w:eastAsia="Times New Roman" w:hAnsi="Ubuntu"/>
                      <w:color w:val="333333"/>
                    </w:rPr>
                  </w:rPrChange>
                </w:rPr>
                <w:fldChar w:fldCharType="begin"/>
              </w:r>
              <w:r w:rsidRPr="0059582F">
                <w:rPr>
                  <w:rStyle w:val="FirstName"/>
                  <w:sz w:val="14"/>
                  <w14:ligatures w14:val="standard"/>
                  <w:rPrChange w:id="1061" w:author="Sohan Madhav Bangaru" w:date="2017-05-03T12:58:00Z">
                    <w:rPr>
                      <w:rFonts w:ascii="Ubuntu" w:eastAsia="Times New Roman" w:hAnsi="Ubuntu"/>
                      <w:color w:val="333333"/>
                    </w:rPr>
                  </w:rPrChange>
                </w:rPr>
                <w:instrText xml:space="preserve"> HYPERLINK "http://imod-asu.weebly.com/uploads/2/9/6/3/29635095/asee-2015-final(nsfgranteessession).pdf" \t "_blank" </w:instrText>
              </w:r>
              <w:r w:rsidRPr="0059582F">
                <w:rPr>
                  <w:rStyle w:val="FirstName"/>
                  <w:sz w:val="14"/>
                  <w14:ligatures w14:val="standard"/>
                  <w:rPrChange w:id="1062" w:author="Sohan Madhav Bangaru" w:date="2017-05-03T12:58:00Z">
                    <w:rPr>
                      <w:rFonts w:ascii="Ubuntu" w:eastAsia="Times New Roman" w:hAnsi="Ubuntu"/>
                      <w:color w:val="333333"/>
                    </w:rPr>
                  </w:rPrChange>
                </w:rPr>
                <w:fldChar w:fldCharType="separate"/>
              </w:r>
              <w:r w:rsidRPr="0059582F">
                <w:rPr>
                  <w:rStyle w:val="FirstName"/>
                  <w:sz w:val="14"/>
                  <w14:ligatures w14:val="standard"/>
                  <w:rPrChange w:id="1063" w:author="Sohan Madhav Bangaru" w:date="2017-05-03T12:58:00Z">
                    <w:rPr>
                      <w:rStyle w:val="Hyperlink"/>
                      <w:rFonts w:ascii="Ubuntu" w:eastAsia="Times New Roman" w:hAnsi="Ubuntu"/>
                      <w:color w:val="2C75B4"/>
                    </w:rPr>
                  </w:rPrChange>
                </w:rPr>
                <w:t>﻿﻿﻿Design, Development, and Implementation of the Instructional Module</w:t>
              </w:r>
              <w:r w:rsidRPr="0059582F">
                <w:rPr>
                  <w:rStyle w:val="FirstName"/>
                  <w:rFonts w:hint="eastAsia"/>
                  <w:sz w:val="14"/>
                  <w14:ligatures w14:val="standard"/>
                  <w:rPrChange w:id="1064" w:author="Sohan Madhav Bangaru" w:date="2017-05-03T12:58:00Z">
                    <w:rPr>
                      <w:rStyle w:val="Hyperlink"/>
                      <w:rFonts w:ascii="Ubuntu" w:eastAsia="Times New Roman" w:hAnsi="Ubuntu" w:hint="eastAsia"/>
                      <w:color w:val="2C75B4"/>
                    </w:rPr>
                  </w:rPrChange>
                </w:rPr>
                <w:t> </w:t>
              </w:r>
              <w:r w:rsidRPr="0059582F">
                <w:rPr>
                  <w:rStyle w:val="FirstName"/>
                  <w:sz w:val="14"/>
                  <w14:ligatures w14:val="standard"/>
                  <w:rPrChange w:id="1065" w:author="Sohan Madhav Bangaru" w:date="2017-05-03T12:58:00Z">
                    <w:rPr>
                      <w:rFonts w:ascii="Ubuntu" w:eastAsia="Times New Roman" w:hAnsi="Ubuntu"/>
                      <w:color w:val="333333"/>
                    </w:rPr>
                  </w:rPrChange>
                </w:rPr>
                <w:fldChar w:fldCharType="end"/>
              </w:r>
              <w:r w:rsidRPr="0059582F">
                <w:rPr>
                  <w:rStyle w:val="FirstName"/>
                  <w:sz w:val="14"/>
                  <w14:ligatures w14:val="standard"/>
                  <w:rPrChange w:id="1066" w:author="Sohan Madhav Bangaru" w:date="2017-05-03T12:58:00Z">
                    <w:rPr>
                      <w:rFonts w:ascii="Ubuntu" w:eastAsia="Times New Roman" w:hAnsi="Ubuntu"/>
                      <w:color w:val="333333"/>
                    </w:rPr>
                  </w:rPrChange>
                </w:rPr>
                <w:fldChar w:fldCharType="begin"/>
              </w:r>
              <w:r w:rsidRPr="0059582F">
                <w:rPr>
                  <w:rStyle w:val="FirstName"/>
                  <w:sz w:val="14"/>
                  <w14:ligatures w14:val="standard"/>
                  <w:rPrChange w:id="1067" w:author="Sohan Madhav Bangaru" w:date="2017-05-03T12:58:00Z">
                    <w:rPr>
                      <w:rFonts w:ascii="Ubuntu" w:eastAsia="Times New Roman" w:hAnsi="Ubuntu"/>
                      <w:color w:val="333333"/>
                    </w:rPr>
                  </w:rPrChange>
                </w:rPr>
                <w:instrText xml:space="preserve"> HYPERLINK "http://imod-asu.weebly.com/uploads/2/9/6/3/29635095/asee-2015-final(nsfgranteessession).pdf" \t "_blank" </w:instrText>
              </w:r>
              <w:r w:rsidRPr="0059582F">
                <w:rPr>
                  <w:rStyle w:val="FirstName"/>
                  <w:sz w:val="14"/>
                  <w14:ligatures w14:val="standard"/>
                  <w:rPrChange w:id="1068" w:author="Sohan Madhav Bangaru" w:date="2017-05-03T12:58:00Z">
                    <w:rPr>
                      <w:rFonts w:ascii="Ubuntu" w:eastAsia="Times New Roman" w:hAnsi="Ubuntu"/>
                      <w:color w:val="333333"/>
                    </w:rPr>
                  </w:rPrChange>
                </w:rPr>
                <w:fldChar w:fldCharType="separate"/>
              </w:r>
              <w:r w:rsidRPr="0059582F">
                <w:rPr>
                  <w:rStyle w:val="FirstName"/>
                  <w:sz w:val="14"/>
                  <w14:ligatures w14:val="standard"/>
                  <w:rPrChange w:id="1069" w:author="Sohan Madhav Bangaru" w:date="2017-05-03T12:58:00Z">
                    <w:rPr>
                      <w:rStyle w:val="Hyperlink"/>
                      <w:rFonts w:ascii="Ubuntu" w:eastAsia="Times New Roman" w:hAnsi="Ubuntu"/>
                      <w:color w:val="2C75B4"/>
                    </w:rPr>
                  </w:rPrChange>
                </w:rPr>
                <w:t>Development System (IMODS)</w:t>
              </w:r>
              <w:r w:rsidRPr="0059582F">
                <w:rPr>
                  <w:rStyle w:val="FirstName"/>
                  <w:sz w:val="14"/>
                  <w14:ligatures w14:val="standard"/>
                  <w:rPrChange w:id="1070" w:author="Sohan Madhav Bangaru" w:date="2017-05-03T12:58:00Z">
                    <w:rPr>
                      <w:rFonts w:ascii="Ubuntu" w:eastAsia="Times New Roman" w:hAnsi="Ubuntu"/>
                      <w:color w:val="333333"/>
                    </w:rPr>
                  </w:rPrChange>
                </w:rPr>
                <w:fldChar w:fldCharType="end"/>
              </w:r>
              <w:r w:rsidRPr="0059582F">
                <w:rPr>
                  <w:rStyle w:val="FirstName"/>
                  <w:sz w:val="14"/>
                  <w14:ligatures w14:val="standard"/>
                  <w:rPrChange w:id="1071" w:author="Sohan Madhav Bangaru" w:date="2017-05-03T12:58:00Z">
                    <w:rPr>
                      <w:rFonts w:ascii="Ubuntu" w:eastAsia="Times New Roman" w:hAnsi="Ubuntu"/>
                      <w:color w:val="333333"/>
                    </w:rPr>
                  </w:rPrChange>
                </w:rPr>
                <w:t>﻿﻿﻿", in</w:t>
              </w:r>
              <w:r w:rsidRPr="0059582F">
                <w:rPr>
                  <w:rStyle w:val="FirstName"/>
                  <w:rFonts w:hint="eastAsia"/>
                  <w:sz w:val="14"/>
                  <w14:ligatures w14:val="standard"/>
                  <w:rPrChange w:id="1072" w:author="Sohan Madhav Bangaru" w:date="2017-05-03T12:58:00Z">
                    <w:rPr>
                      <w:rFonts w:ascii="Ubuntu" w:eastAsia="Times New Roman" w:hAnsi="Ubuntu" w:hint="eastAsia"/>
                      <w:color w:val="333333"/>
                    </w:rPr>
                  </w:rPrChange>
                </w:rPr>
                <w:t> </w:t>
              </w:r>
              <w:r w:rsidRPr="0059582F">
                <w:rPr>
                  <w:rStyle w:val="FirstName"/>
                  <w:sz w:val="14"/>
                  <w14:ligatures w14:val="standard"/>
                  <w:rPrChange w:id="1073" w:author="Sohan Madhav Bangaru" w:date="2017-05-03T12:58:00Z">
                    <w:rPr>
                      <w:rFonts w:ascii="Ubuntu" w:eastAsia="Times New Roman" w:hAnsi="Ubuntu"/>
                      <w:color w:val="333333"/>
                    </w:rPr>
                  </w:rPrChange>
                </w:rPr>
                <w:t>Proceedings of American Society for Engineering Education Conference(ASEE)</w:t>
              </w:r>
              <w:r w:rsidRPr="0059582F">
                <w:rPr>
                  <w:rStyle w:val="FirstName"/>
                  <w:rFonts w:hint="eastAsia"/>
                  <w:sz w:val="14"/>
                  <w14:ligatures w14:val="standard"/>
                  <w:rPrChange w:id="1074" w:author="Sohan Madhav Bangaru" w:date="2017-05-03T12:58:00Z">
                    <w:rPr>
                      <w:rFonts w:ascii="Ubuntu" w:eastAsia="Times New Roman" w:hAnsi="Ubuntu" w:hint="eastAsia"/>
                      <w:color w:val="333333"/>
                    </w:rPr>
                  </w:rPrChange>
                </w:rPr>
                <w:t> </w:t>
              </w:r>
              <w:r w:rsidRPr="0059582F">
                <w:rPr>
                  <w:rStyle w:val="FirstName"/>
                  <w:sz w:val="14"/>
                  <w14:ligatures w14:val="standard"/>
                  <w:rPrChange w:id="1075" w:author="Sohan Madhav Bangaru" w:date="2017-05-03T12:58:00Z">
                    <w:rPr>
                      <w:rFonts w:ascii="Ubuntu" w:eastAsia="Times New Roman" w:hAnsi="Ubuntu"/>
                      <w:color w:val="333333"/>
                    </w:rPr>
                  </w:rPrChange>
                </w:rPr>
                <w:t>- NSF Grantees session, June 2015, Seattle, USA</w:t>
              </w:r>
            </w:ins>
          </w:p>
        </w:tc>
      </w:tr>
      <w:tr w:rsidR="00E10ECA" w:rsidRPr="00337AD4" w14:paraId="3A259D95" w14:textId="77777777" w:rsidTr="00E10ECA">
        <w:trPr>
          <w:ins w:id="1076" w:author="Sohan Madhav Bangaru" w:date="2017-05-03T03:04:00Z"/>
          <w:trPrChange w:id="1077"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078"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686E6065" w14:textId="263E0E2C" w:rsidR="004862F9" w:rsidRDefault="00151985" w:rsidP="003E4AB0">
            <w:pPr>
              <w:pStyle w:val="Bibentry"/>
              <w:rPr>
                <w:ins w:id="1079" w:author="Sohan Madhav Bangaru" w:date="2017-05-03T03:04:00Z"/>
              </w:rPr>
            </w:pPr>
            <w:ins w:id="1080" w:author="Sohan Madhav Bangaru" w:date="2017-05-03T05:03:00Z">
              <w:r>
                <w:t>[12]</w:t>
              </w:r>
            </w:ins>
          </w:p>
        </w:tc>
        <w:tc>
          <w:tcPr>
            <w:tcW w:w="0" w:type="auto"/>
            <w:tcBorders>
              <w:top w:val="single" w:sz="4" w:space="0" w:color="auto"/>
              <w:left w:val="single" w:sz="4" w:space="0" w:color="auto"/>
              <w:bottom w:val="single" w:sz="4" w:space="0" w:color="auto"/>
              <w:right w:val="single" w:sz="4" w:space="0" w:color="auto"/>
            </w:tcBorders>
            <w:tcMar>
              <w:left w:w="40" w:type="dxa"/>
            </w:tcMar>
            <w:tcPrChange w:id="1081"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6D74EFEF" w14:textId="1EDE5C86" w:rsidR="004862F9" w:rsidRPr="0059582F" w:rsidRDefault="00151985">
            <w:pPr>
              <w:spacing w:before="100" w:beforeAutospacing="1" w:after="100" w:afterAutospacing="1" w:line="240" w:lineRule="auto"/>
              <w:jc w:val="left"/>
              <w:rPr>
                <w:ins w:id="1082" w:author="Sohan Madhav Bangaru" w:date="2017-05-03T03:04:00Z"/>
                <w:rStyle w:val="FirstName"/>
                <w:sz w:val="14"/>
                <w14:ligatures w14:val="standard"/>
                <w:rPrChange w:id="1083" w:author="Sohan Madhav Bangaru" w:date="2017-05-03T12:58:00Z">
                  <w:rPr>
                    <w:ins w:id="1084" w:author="Sohan Madhav Bangaru" w:date="2017-05-03T03:04:00Z"/>
                    <w:rStyle w:val="FirstName"/>
                    <w14:ligatures w14:val="standard"/>
                  </w:rPr>
                </w:rPrChange>
              </w:rPr>
              <w:pPrChange w:id="1085" w:author="Sohan Madhav Bangaru" w:date="2017-05-03T05:03:00Z">
                <w:pPr>
                  <w:pStyle w:val="Bibentry"/>
                </w:pPr>
              </w:pPrChange>
            </w:pPr>
            <w:proofErr w:type="spellStart"/>
            <w:ins w:id="1086" w:author="Sohan Madhav Bangaru" w:date="2017-05-03T05:03:00Z">
              <w:r w:rsidRPr="0059582F">
                <w:rPr>
                  <w:rStyle w:val="FirstName"/>
                  <w:sz w:val="14"/>
                  <w14:ligatures w14:val="standard"/>
                  <w:rPrChange w:id="1087" w:author="Sohan Madhav Bangaru" w:date="2017-05-03T12:58:00Z">
                    <w:rPr>
                      <w:rFonts w:ascii="Ubuntu" w:eastAsia="Times New Roman" w:hAnsi="Ubuntu"/>
                      <w:color w:val="333333"/>
                    </w:rPr>
                  </w:rPrChange>
                </w:rPr>
                <w:t>Srividya</w:t>
              </w:r>
              <w:proofErr w:type="spellEnd"/>
              <w:r w:rsidRPr="0059582F">
                <w:rPr>
                  <w:rStyle w:val="FirstName"/>
                  <w:sz w:val="14"/>
                  <w14:ligatures w14:val="standard"/>
                  <w:rPrChange w:id="1088" w:author="Sohan Madhav Bangaru" w:date="2017-05-03T12:58:00Z">
                    <w:rPr>
                      <w:rFonts w:ascii="Ubuntu" w:eastAsia="Times New Roman" w:hAnsi="Ubuntu"/>
                      <w:color w:val="333333"/>
                    </w:rPr>
                  </w:rPrChange>
                </w:rPr>
                <w:t xml:space="preserve"> Bansal, </w:t>
              </w:r>
              <w:proofErr w:type="spellStart"/>
              <w:r w:rsidRPr="0059582F">
                <w:rPr>
                  <w:rStyle w:val="FirstName"/>
                  <w:sz w:val="14"/>
                  <w14:ligatures w14:val="standard"/>
                  <w:rPrChange w:id="1089" w:author="Sohan Madhav Bangaru" w:date="2017-05-03T12:58:00Z">
                    <w:rPr>
                      <w:rFonts w:ascii="Ubuntu" w:eastAsia="Times New Roman" w:hAnsi="Ubuntu"/>
                      <w:color w:val="333333"/>
                    </w:rPr>
                  </w:rPrChange>
                </w:rPr>
                <w:t>Odesma</w:t>
              </w:r>
              <w:proofErr w:type="spellEnd"/>
              <w:r w:rsidRPr="0059582F">
                <w:rPr>
                  <w:rStyle w:val="FirstName"/>
                  <w:sz w:val="14"/>
                  <w14:ligatures w14:val="standard"/>
                  <w:rPrChange w:id="1090" w:author="Sohan Madhav Bangaru" w:date="2017-05-03T12:58:00Z">
                    <w:rPr>
                      <w:rFonts w:ascii="Ubuntu" w:eastAsia="Times New Roman" w:hAnsi="Ubuntu"/>
                      <w:color w:val="333333"/>
                    </w:rPr>
                  </w:rPrChange>
                </w:rPr>
                <w:t xml:space="preserve"> Dalrymple, Vishnu Menon, </w:t>
              </w:r>
              <w:proofErr w:type="spellStart"/>
              <w:r w:rsidRPr="0059582F">
                <w:rPr>
                  <w:rStyle w:val="FirstName"/>
                  <w:sz w:val="14"/>
                  <w14:ligatures w14:val="standard"/>
                  <w:rPrChange w:id="1091" w:author="Sohan Madhav Bangaru" w:date="2017-05-03T12:58:00Z">
                    <w:rPr>
                      <w:rFonts w:ascii="Ubuntu" w:eastAsia="Times New Roman" w:hAnsi="Ubuntu"/>
                      <w:color w:val="333333"/>
                    </w:rPr>
                  </w:rPrChange>
                </w:rPr>
                <w:t>Ketaki</w:t>
              </w:r>
              <w:proofErr w:type="spellEnd"/>
              <w:r w:rsidRPr="0059582F">
                <w:rPr>
                  <w:rStyle w:val="FirstName"/>
                  <w:sz w:val="14"/>
                  <w14:ligatures w14:val="standard"/>
                  <w:rPrChange w:id="1092" w:author="Sohan Madhav Bangaru" w:date="2017-05-03T12:58:00Z">
                    <w:rPr>
                      <w:rFonts w:ascii="Ubuntu" w:eastAsia="Times New Roman" w:hAnsi="Ubuntu"/>
                      <w:color w:val="333333"/>
                    </w:rPr>
                  </w:rPrChange>
                </w:rPr>
                <w:t xml:space="preserve"> </w:t>
              </w:r>
              <w:proofErr w:type="spellStart"/>
              <w:r w:rsidRPr="0059582F">
                <w:rPr>
                  <w:rStyle w:val="FirstName"/>
                  <w:sz w:val="14"/>
                  <w14:ligatures w14:val="standard"/>
                  <w:rPrChange w:id="1093" w:author="Sohan Madhav Bangaru" w:date="2017-05-03T12:58:00Z">
                    <w:rPr>
                      <w:rFonts w:ascii="Ubuntu" w:eastAsia="Times New Roman" w:hAnsi="Ubuntu"/>
                      <w:color w:val="333333"/>
                    </w:rPr>
                  </w:rPrChange>
                </w:rPr>
                <w:t>Andhare</w:t>
              </w:r>
              <w:proofErr w:type="spellEnd"/>
              <w:r w:rsidRPr="0059582F">
                <w:rPr>
                  <w:rStyle w:val="FirstName"/>
                  <w:sz w:val="14"/>
                  <w14:ligatures w14:val="standard"/>
                  <w:rPrChange w:id="1094" w:author="Sohan Madhav Bangaru" w:date="2017-05-03T12:58:00Z">
                    <w:rPr>
                      <w:rFonts w:ascii="Ubuntu" w:eastAsia="Times New Roman" w:hAnsi="Ubuntu"/>
                      <w:color w:val="333333"/>
                    </w:rPr>
                  </w:rPrChange>
                </w:rPr>
                <w:t xml:space="preserve">, </w:t>
              </w:r>
              <w:proofErr w:type="spellStart"/>
              <w:r w:rsidRPr="0059582F">
                <w:rPr>
                  <w:rStyle w:val="FirstName"/>
                  <w:sz w:val="14"/>
                  <w14:ligatures w14:val="standard"/>
                  <w:rPrChange w:id="1095" w:author="Sohan Madhav Bangaru" w:date="2017-05-03T12:58:00Z">
                    <w:rPr>
                      <w:rFonts w:ascii="Ubuntu" w:eastAsia="Times New Roman" w:hAnsi="Ubuntu"/>
                      <w:color w:val="333333"/>
                    </w:rPr>
                  </w:rPrChange>
                </w:rPr>
                <w:t>Vrushali</w:t>
              </w:r>
              <w:proofErr w:type="spellEnd"/>
              <w:r w:rsidRPr="0059582F">
                <w:rPr>
                  <w:rStyle w:val="FirstName"/>
                  <w:sz w:val="14"/>
                  <w14:ligatures w14:val="standard"/>
                  <w:rPrChange w:id="1096" w:author="Sohan Madhav Bangaru" w:date="2017-05-03T12:58:00Z">
                    <w:rPr>
                      <w:rFonts w:ascii="Ubuntu" w:eastAsia="Times New Roman" w:hAnsi="Ubuntu"/>
                      <w:color w:val="333333"/>
                    </w:rPr>
                  </w:rPrChange>
                </w:rPr>
                <w:t xml:space="preserve"> </w:t>
              </w:r>
              <w:proofErr w:type="spellStart"/>
              <w:r w:rsidRPr="0059582F">
                <w:rPr>
                  <w:rStyle w:val="FirstName"/>
                  <w:sz w:val="14"/>
                  <w14:ligatures w14:val="standard"/>
                  <w:rPrChange w:id="1097" w:author="Sohan Madhav Bangaru" w:date="2017-05-03T12:58:00Z">
                    <w:rPr>
                      <w:rFonts w:ascii="Ubuntu" w:eastAsia="Times New Roman" w:hAnsi="Ubuntu"/>
                      <w:color w:val="333333"/>
                    </w:rPr>
                  </w:rPrChange>
                </w:rPr>
                <w:t>Moghe</w:t>
              </w:r>
              <w:proofErr w:type="spellEnd"/>
              <w:r w:rsidRPr="0059582F">
                <w:rPr>
                  <w:rStyle w:val="FirstName"/>
                  <w:sz w:val="14"/>
                  <w14:ligatures w14:val="standard"/>
                  <w:rPrChange w:id="1098" w:author="Sohan Madhav Bangaru" w:date="2017-05-03T12:58:00Z">
                    <w:rPr>
                      <w:rFonts w:ascii="Ubuntu" w:eastAsia="Times New Roman" w:hAnsi="Ubuntu"/>
                      <w:color w:val="333333"/>
                    </w:rPr>
                  </w:rPrChange>
                </w:rPr>
                <w:t>;</w:t>
              </w:r>
              <w:r w:rsidRPr="0059582F">
                <w:rPr>
                  <w:rStyle w:val="FirstName"/>
                  <w:sz w:val="14"/>
                  <w14:ligatures w14:val="standard"/>
                  <w:rPrChange w:id="1099" w:author="Sohan Madhav Bangaru" w:date="2017-05-03T12:58:00Z">
                    <w:rPr>
                      <w:rFonts w:ascii="Ubuntu" w:eastAsia="Times New Roman" w:hAnsi="Ubuntu"/>
                      <w:color w:val="333333"/>
                    </w:rPr>
                  </w:rPrChange>
                </w:rPr>
                <w:fldChar w:fldCharType="begin"/>
              </w:r>
              <w:r w:rsidRPr="0059582F">
                <w:rPr>
                  <w:rStyle w:val="FirstName"/>
                  <w:sz w:val="14"/>
                  <w14:ligatures w14:val="standard"/>
                  <w:rPrChange w:id="1100" w:author="Sohan Madhav Bangaru" w:date="2017-05-03T12:58:00Z">
                    <w:rPr>
                      <w:rFonts w:ascii="Ubuntu" w:eastAsia="Times New Roman" w:hAnsi="Ubuntu"/>
                      <w:color w:val="333333"/>
                    </w:rPr>
                  </w:rPrChange>
                </w:rPr>
                <w:instrText xml:space="preserve"> HYPERLINK "https://f004f886-a-0c9971f9-s-sites.googlegroups.com/a/asu.edu/imod/pubs/IMoD-SEA2012_CameraReady.pdf?attachauth=ANoY7co_KJC5CxLiBq0cykJmAsV26IoyZ70Z7BAxk9dRrxygMrN6I4moFq9b1zk_UWDCmzethnIYasRjqT8ZFEIUsvifr0vCOxP8qcjYkchwWCuaffZnPjssljOWoSmtWrOAYRxiMsXqaTqpd8gBU2iWWJ0KV6VBFHIK3F2mRQVrM_CGoHl0T3mDYPYH1CTj0hpTeM5XKhEu-ny1AjMduvD8yfs0Qx8LR9XOUPbGblY7gd3LZqDRqwU%3D&amp;attredirects=0" </w:instrText>
              </w:r>
              <w:r w:rsidRPr="0059582F">
                <w:rPr>
                  <w:rStyle w:val="FirstName"/>
                  <w:sz w:val="14"/>
                  <w14:ligatures w14:val="standard"/>
                  <w:rPrChange w:id="1101" w:author="Sohan Madhav Bangaru" w:date="2017-05-03T12:58:00Z">
                    <w:rPr>
                      <w:rFonts w:ascii="Ubuntu" w:eastAsia="Times New Roman" w:hAnsi="Ubuntu"/>
                      <w:color w:val="333333"/>
                    </w:rPr>
                  </w:rPrChange>
                </w:rPr>
                <w:fldChar w:fldCharType="separate"/>
              </w:r>
              <w:r w:rsidRPr="0059582F">
                <w:rPr>
                  <w:rStyle w:val="FirstName"/>
                  <w:rFonts w:hint="eastAsia"/>
                  <w:sz w:val="14"/>
                  <w14:ligatures w14:val="standard"/>
                  <w:rPrChange w:id="1102" w:author="Sohan Madhav Bangaru" w:date="2017-05-03T12:58:00Z">
                    <w:rPr>
                      <w:rStyle w:val="Hyperlink"/>
                      <w:rFonts w:ascii="Ubuntu" w:eastAsia="Times New Roman" w:hAnsi="Ubuntu" w:hint="eastAsia"/>
                      <w:color w:val="2C75B4"/>
                    </w:rPr>
                  </w:rPrChange>
                </w:rPr>
                <w:t> </w:t>
              </w:r>
              <w:r w:rsidRPr="0059582F">
                <w:rPr>
                  <w:rStyle w:val="FirstName"/>
                  <w:sz w:val="14"/>
                  <w14:ligatures w14:val="standard"/>
                  <w:rPrChange w:id="1103" w:author="Sohan Madhav Bangaru" w:date="2017-05-03T12:58:00Z">
                    <w:rPr>
                      <w:rStyle w:val="Hyperlink"/>
                      <w:rFonts w:ascii="Ubuntu" w:eastAsia="Times New Roman" w:hAnsi="Ubuntu"/>
                      <w:color w:val="2C75B4"/>
                    </w:rPr>
                  </w:rPrChange>
                </w:rPr>
                <w:t>IMOD: Semantic Web-based Instructional Module Development System</w:t>
              </w:r>
              <w:r w:rsidRPr="0059582F">
                <w:rPr>
                  <w:rStyle w:val="FirstName"/>
                  <w:sz w:val="14"/>
                  <w14:ligatures w14:val="standard"/>
                  <w:rPrChange w:id="1104" w:author="Sohan Madhav Bangaru" w:date="2017-05-03T12:58:00Z">
                    <w:rPr>
                      <w:rFonts w:ascii="Ubuntu" w:eastAsia="Times New Roman" w:hAnsi="Ubuntu"/>
                      <w:color w:val="333333"/>
                    </w:rPr>
                  </w:rPrChange>
                </w:rPr>
                <w:fldChar w:fldCharType="end"/>
              </w:r>
              <w:r w:rsidRPr="0059582F">
                <w:rPr>
                  <w:rStyle w:val="FirstName"/>
                  <w:rFonts w:hint="eastAsia"/>
                  <w:sz w:val="14"/>
                  <w14:ligatures w14:val="standard"/>
                  <w:rPrChange w:id="1105" w:author="Sohan Madhav Bangaru" w:date="2017-05-03T12:58:00Z">
                    <w:rPr>
                      <w:rFonts w:ascii="Ubuntu" w:eastAsia="Times New Roman" w:hAnsi="Ubuntu" w:hint="eastAsia"/>
                      <w:color w:val="333333"/>
                      <w:u w:val="single"/>
                    </w:rPr>
                  </w:rPrChange>
                </w:rPr>
                <w:t> </w:t>
              </w:r>
              <w:r w:rsidRPr="0059582F">
                <w:rPr>
                  <w:rStyle w:val="FirstName"/>
                  <w:sz w:val="14"/>
                  <w14:ligatures w14:val="standard"/>
                  <w:rPrChange w:id="1106" w:author="Sohan Madhav Bangaru" w:date="2017-05-03T12:58:00Z">
                    <w:rPr>
                      <w:rFonts w:ascii="Ubuntu" w:eastAsia="Times New Roman" w:hAnsi="Ubuntu"/>
                      <w:color w:val="333333"/>
                      <w:u w:val="single"/>
                    </w:rPr>
                  </w:rPrChange>
                </w:rPr>
                <w:t>in the</w:t>
              </w:r>
              <w:r w:rsidRPr="0059582F">
                <w:rPr>
                  <w:rStyle w:val="FirstName"/>
                  <w:rFonts w:hint="eastAsia"/>
                  <w:sz w:val="14"/>
                  <w14:ligatures w14:val="standard"/>
                  <w:rPrChange w:id="1107" w:author="Sohan Madhav Bangaru" w:date="2017-05-03T12:58:00Z">
                    <w:rPr>
                      <w:rFonts w:ascii="Ubuntu" w:eastAsia="Times New Roman" w:hAnsi="Ubuntu" w:hint="eastAsia"/>
                      <w:color w:val="333333"/>
                      <w:u w:val="single"/>
                    </w:rPr>
                  </w:rPrChange>
                </w:rPr>
                <w:t> </w:t>
              </w:r>
              <w:r w:rsidRPr="0059582F">
                <w:rPr>
                  <w:rStyle w:val="FirstName"/>
                  <w:sz w:val="14"/>
                  <w14:ligatures w14:val="standard"/>
                  <w:rPrChange w:id="1108" w:author="Sohan Madhav Bangaru" w:date="2017-05-03T12:58:00Z">
                    <w:rPr>
                      <w:rFonts w:ascii="Ubuntu" w:eastAsia="Times New Roman" w:hAnsi="Ubuntu"/>
                      <w:color w:val="333333"/>
                      <w:u w:val="single"/>
                    </w:rPr>
                  </w:rPrChange>
                </w:rPr>
                <w:t>Proceedings of the 2012 IASTED Software Engineering and Applications Conference (SEA), Las Vegas, Nevada.</w:t>
              </w:r>
            </w:ins>
          </w:p>
        </w:tc>
      </w:tr>
      <w:tr w:rsidR="00E10ECA" w:rsidRPr="00337AD4" w:rsidDel="008307B1" w14:paraId="2FADC5E8" w14:textId="7DB1E91A" w:rsidTr="00E10ECA">
        <w:tblPrEx>
          <w:tblPrExChange w:id="1109" w:author="Sohan Madhav Bangaru" w:date="2017-05-03T05:09:00Z">
            <w:tblPrEx>
              <w:tblW w:w="9481" w:type="dxa"/>
            </w:tblPrEx>
          </w:tblPrExChange>
        </w:tblPrEx>
        <w:trPr>
          <w:del w:id="1110" w:author="Sohan Madhav Bangaru" w:date="2017-05-03T05:07:00Z"/>
          <w:trPrChange w:id="111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1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1C1DBA88" w14:textId="608B464E" w:rsidR="00151985" w:rsidDel="008307B1" w:rsidRDefault="00151985" w:rsidP="003E4AB0">
            <w:pPr>
              <w:pStyle w:val="Bibentry"/>
              <w:rPr>
                <w:del w:id="1113" w:author="Sohan Madhav Bangaru" w:date="2017-05-03T05:07:00Z"/>
              </w:rPr>
            </w:pPr>
            <w:del w:id="1114" w:author="Sohan Madhav Bangaru" w:date="2017-05-03T03:05:00Z">
              <w:r w:rsidDel="008A56D6">
                <w:delText>[3]</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15" w:author="Sohan Madhav Bangaru" w:date="2017-05-03T05:09:00Z">
              <w:tcPr>
                <w:tcW w:w="0" w:type="auto"/>
                <w:tcBorders>
                  <w:top w:val="single" w:sz="4" w:space="0" w:color="auto"/>
                  <w:left w:val="single" w:sz="4" w:space="0" w:color="auto"/>
                  <w:bottom w:val="single" w:sz="4" w:space="0" w:color="auto"/>
                  <w:right w:val="single" w:sz="4" w:space="0" w:color="auto"/>
                </w:tcBorders>
                <w:tcMar>
                  <w:left w:w="40" w:type="dxa"/>
                </w:tcMar>
              </w:tcPr>
            </w:tcPrChange>
          </w:tcPr>
          <w:p w14:paraId="3B89C740" w14:textId="62554E83" w:rsidR="00151985" w:rsidRPr="00DC21DE" w:rsidDel="008307B1" w:rsidRDefault="00151985">
            <w:pPr>
              <w:spacing w:before="100" w:beforeAutospacing="1" w:after="100" w:afterAutospacing="1" w:line="240" w:lineRule="auto"/>
              <w:jc w:val="left"/>
              <w:rPr>
                <w:del w:id="1116" w:author="Sohan Madhav Bangaru" w:date="2017-05-03T05:07:00Z"/>
                <w:rStyle w:val="FirstName"/>
                <w:rFonts w:ascii="Ubuntu" w:eastAsia="Times New Roman" w:hAnsi="Ubuntu" w:cs="Times New Roman"/>
                <w:color w:val="333333"/>
                <w:sz w:val="20"/>
                <w:szCs w:val="20"/>
                <w:rPrChange w:id="1117" w:author="Sohan Madhav Bangaru" w:date="2017-05-03T03:07:00Z">
                  <w:rPr>
                    <w:del w:id="1118" w:author="Sohan Madhav Bangaru" w:date="2017-05-03T05:07:00Z"/>
                    <w:rStyle w:val="FirstName"/>
                    <w:sz w:val="18"/>
                    <w14:ligatures w14:val="standard"/>
                  </w:rPr>
                </w:rPrChange>
              </w:rPr>
              <w:pPrChange w:id="1119" w:author="Sohan Madhav Bangaru" w:date="2017-05-03T03:07:00Z">
                <w:pPr>
                  <w:pStyle w:val="Bibentry"/>
                </w:pPr>
              </w:pPrChange>
            </w:pPr>
            <w:commentRangeStart w:id="1120"/>
            <w:del w:id="1121" w:author="Sohan Madhav Bangaru" w:date="2017-05-03T03:07:00Z">
              <w:r w:rsidDel="00DC21DE">
                <w:rPr>
                  <w:rStyle w:val="FirstName"/>
                  <w14:ligatures w14:val="standard"/>
                </w:rPr>
                <w:delText>Conference Paper - Learning Objectives Feature for the Instructional Module Development System by Ketaki Andhare, Odesma Dalrymple, Srividya Bansal</w:delText>
              </w:r>
            </w:del>
            <w:commentRangeEnd w:id="1120"/>
            <w:del w:id="1122" w:author="Sohan Madhav Bangaru" w:date="2017-05-03T03:08:00Z">
              <w:r w:rsidDel="00DC21DE">
                <w:rPr>
                  <w:rStyle w:val="CommentReference"/>
                </w:rPr>
                <w:commentReference w:id="1120"/>
              </w:r>
            </w:del>
          </w:p>
        </w:tc>
      </w:tr>
      <w:tr w:rsidR="00E10ECA" w:rsidRPr="00337AD4" w14:paraId="10B70C6A" w14:textId="77777777" w:rsidTr="00E10ECA">
        <w:trPr>
          <w:trPrChange w:id="1123"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24"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5657FBA5" w14:textId="395A46FD" w:rsidR="00151985" w:rsidRDefault="00E10ECA" w:rsidP="003E4AB0">
            <w:pPr>
              <w:pStyle w:val="Bibentry"/>
            </w:pPr>
            <w:ins w:id="1125" w:author="Sohan Madhav Bangaru" w:date="2017-05-03T05:08:00Z">
              <w:r>
                <w:t>[13]</w:t>
              </w:r>
            </w:ins>
            <w:del w:id="1126" w:author="Sohan Madhav Bangaru" w:date="2017-05-03T03:05:00Z">
              <w:r w:rsidR="00151985" w:rsidDel="008A56D6">
                <w:delText>[4]</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27"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85DC764" w14:textId="1E2EE1FB" w:rsidR="00151985" w:rsidRDefault="00151985" w:rsidP="00290D16">
            <w:pPr>
              <w:pStyle w:val="Bibentry"/>
              <w:rPr>
                <w:rStyle w:val="FirstName"/>
                <w14:ligatures w14:val="standard"/>
              </w:rPr>
            </w:pPr>
            <w:ins w:id="1128" w:author="Sohan Madhav Bangaru" w:date="2017-05-03T04:18:00Z">
              <w:r>
                <w:rPr>
                  <w:rStyle w:val="FirstName"/>
                  <w14:ligatures w14:val="standard"/>
                </w:rPr>
                <w:t xml:space="preserve">IMODS Web Application - </w:t>
              </w:r>
              <w:r>
                <w:fldChar w:fldCharType="begin"/>
              </w:r>
              <w:r>
                <w:instrText xml:space="preserve"> HYPERLINK "http://imod.poly.asu.edu:8080/imod-test/content/index/6976" </w:instrText>
              </w:r>
              <w:r>
                <w:fldChar w:fldCharType="separate"/>
              </w:r>
              <w:r w:rsidRPr="002A643E">
                <w:rPr>
                  <w:rStyle w:val="Hyperlink"/>
                  <w14:ligatures w14:val="standard"/>
                </w:rPr>
                <w:t>http://imod.poly.asu.edu:8080/imod-test/content/index/6976</w:t>
              </w:r>
              <w:r>
                <w:rPr>
                  <w:rStyle w:val="Hyperlink"/>
                  <w14:ligatures w14:val="standard"/>
                </w:rPr>
                <w:fldChar w:fldCharType="end"/>
              </w:r>
            </w:ins>
            <w:del w:id="1129" w:author="Sohan Madhav Bangaru" w:date="2017-05-03T03:08:00Z">
              <w:r w:rsidDel="00DC21DE">
                <w:rPr>
                  <w:rStyle w:val="FirstName"/>
                  <w14:ligatures w14:val="standard"/>
                </w:rPr>
                <w:delText>Conference Paper - Instructional Module Development (IMOD) System: A User Study on Curriculum Design Process – Odesma Dalrymple, Srividya Bansal, Ashraff Gaffar and Randi Taylor</w:delText>
              </w:r>
            </w:del>
          </w:p>
        </w:tc>
      </w:tr>
      <w:tr w:rsidR="00E10ECA" w:rsidRPr="00337AD4" w14:paraId="0FA44177" w14:textId="77777777" w:rsidTr="00E10ECA">
        <w:trPr>
          <w:trPrChange w:id="1130"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31"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0AA3901" w14:textId="57623379" w:rsidR="00151985" w:rsidRDefault="00E10ECA" w:rsidP="003E4AB0">
            <w:pPr>
              <w:pStyle w:val="Bibentry"/>
            </w:pPr>
            <w:ins w:id="1132" w:author="Sohan Madhav Bangaru" w:date="2017-05-03T05:08:00Z">
              <w:r>
                <w:t>[14]</w:t>
              </w:r>
            </w:ins>
            <w:del w:id="1133" w:author="Sohan Madhav Bangaru" w:date="2017-05-03T03:05:00Z">
              <w:r w:rsidR="00151985" w:rsidDel="008A56D6">
                <w:delText>[5]</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34"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D598DDE" w14:textId="3BB445BE" w:rsidR="00151985" w:rsidRDefault="00151985" w:rsidP="00290D16">
            <w:pPr>
              <w:pStyle w:val="Bibentry"/>
              <w:rPr>
                <w:rStyle w:val="FirstName"/>
                <w14:ligatures w14:val="standard"/>
              </w:rPr>
            </w:pPr>
            <w:ins w:id="1135" w:author="Sohan Madhav Bangaru" w:date="2017-05-03T04:18:00Z">
              <w:r>
                <w:rPr>
                  <w:rStyle w:val="FirstName"/>
                  <w14:ligatures w14:val="standard"/>
                </w:rPr>
                <w:t xml:space="preserve">An iOS Application - </w:t>
              </w:r>
              <w:proofErr w:type="spellStart"/>
              <w:r>
                <w:rPr>
                  <w:rStyle w:val="FirstName"/>
                  <w14:ligatures w14:val="standard"/>
                </w:rPr>
                <w:t>iHomeWork</w:t>
              </w:r>
              <w:proofErr w:type="spellEnd"/>
              <w:r>
                <w:rPr>
                  <w:rStyle w:val="FirstName"/>
                  <w14:ligatures w14:val="standard"/>
                </w:rPr>
                <w:t xml:space="preserve"> - </w:t>
              </w:r>
              <w:r>
                <w:fldChar w:fldCharType="begin"/>
              </w:r>
              <w:r>
                <w:instrText xml:space="preserve"> HYPERLINK "https://itunes.apple.com/us/app/ihomework/id408823699?mt=12" </w:instrText>
              </w:r>
              <w:r>
                <w:fldChar w:fldCharType="separate"/>
              </w:r>
              <w:r w:rsidRPr="00DC6011">
                <w:rPr>
                  <w:rStyle w:val="Hyperlink"/>
                  <w14:ligatures w14:val="standard"/>
                </w:rPr>
                <w:t>https://itunes.apple.com/us/app/ihomework/id408823699?mt=12</w:t>
              </w:r>
              <w:r>
                <w:rPr>
                  <w:rStyle w:val="Hyperlink"/>
                  <w14:ligatures w14:val="standard"/>
                </w:rPr>
                <w:fldChar w:fldCharType="end"/>
              </w:r>
            </w:ins>
            <w:del w:id="1136" w:author="Sohan Madhav Bangaru" w:date="2017-05-03T04:18:00Z">
              <w:r w:rsidDel="00F26CB7">
                <w:rPr>
                  <w:rStyle w:val="FirstName"/>
                  <w14:ligatures w14:val="standard"/>
                </w:rPr>
                <w:delText xml:space="preserve">IMODS Web Application - </w:delText>
              </w:r>
              <w:r w:rsidDel="00F26CB7">
                <w:fldChar w:fldCharType="begin"/>
              </w:r>
              <w:r w:rsidDel="00F26CB7">
                <w:delInstrText xml:space="preserve"> HYPERLINK "http://imod.poly.asu.edu:8080/imod-test/content/index/6976" </w:delInstrText>
              </w:r>
              <w:r w:rsidDel="00F26CB7">
                <w:fldChar w:fldCharType="separate"/>
              </w:r>
              <w:r w:rsidRPr="002A643E" w:rsidDel="00F26CB7">
                <w:rPr>
                  <w:rStyle w:val="Hyperlink"/>
                  <w14:ligatures w14:val="standard"/>
                </w:rPr>
                <w:delText>http://imod.poly.asu.edu:8080/imod-test/content/index/6976</w:delText>
              </w:r>
              <w:r w:rsidDel="00F26CB7">
                <w:rPr>
                  <w:rStyle w:val="Hyperlink"/>
                  <w14:ligatures w14:val="standard"/>
                </w:rPr>
                <w:fldChar w:fldCharType="end"/>
              </w:r>
            </w:del>
          </w:p>
        </w:tc>
      </w:tr>
      <w:tr w:rsidR="00E10ECA" w:rsidRPr="00337AD4" w14:paraId="3463EFFC" w14:textId="77777777" w:rsidTr="00E10ECA">
        <w:trPr>
          <w:trPrChange w:id="1137"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38"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666D8DC2" w14:textId="6D5D8172" w:rsidR="00151985" w:rsidRDefault="00E10ECA" w:rsidP="003E4AB0">
            <w:pPr>
              <w:pStyle w:val="Bibentry"/>
            </w:pPr>
            <w:ins w:id="1139" w:author="Sohan Madhav Bangaru" w:date="2017-05-03T05:08:00Z">
              <w:r>
                <w:t>[15]</w:t>
              </w:r>
            </w:ins>
            <w:del w:id="1140" w:author="Sohan Madhav Bangaru" w:date="2017-05-03T03:05:00Z">
              <w:r w:rsidR="00151985" w:rsidDel="008A56D6">
                <w:delText>[6]</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41"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3E43222" w14:textId="4659F5AE" w:rsidR="00151985" w:rsidRDefault="00151985" w:rsidP="00290D16">
            <w:pPr>
              <w:pStyle w:val="Bibentry"/>
              <w:rPr>
                <w:rStyle w:val="FirstName"/>
                <w14:ligatures w14:val="standard"/>
              </w:rPr>
            </w:pPr>
            <w:ins w:id="1142" w:author="Sohan Madhav Bangaru" w:date="2017-05-03T04:18:00Z">
              <w:r>
                <w:rPr>
                  <w:rStyle w:val="FirstName"/>
                  <w14:ligatures w14:val="standard"/>
                </w:rPr>
                <w:t xml:space="preserve">An iOS Application - </w:t>
              </w:r>
              <w:proofErr w:type="spellStart"/>
              <w:r>
                <w:rPr>
                  <w:rStyle w:val="FirstName"/>
                  <w14:ligatures w14:val="standard"/>
                </w:rPr>
                <w:t>Graphmatica</w:t>
              </w:r>
              <w:proofErr w:type="spellEnd"/>
              <w:r>
                <w:rPr>
                  <w:rStyle w:val="FirstName"/>
                  <w14:ligatures w14:val="standard"/>
                </w:rPr>
                <w:t xml:space="preserve"> - </w:t>
              </w:r>
              <w:r>
                <w:fldChar w:fldCharType="begin"/>
              </w:r>
              <w:r>
                <w:instrText xml:space="preserve"> HYPERLINK "https://itunes.apple.com/us/app/graphmatica/id536792706?mt=12" </w:instrText>
              </w:r>
              <w:r>
                <w:fldChar w:fldCharType="separate"/>
              </w:r>
              <w:r w:rsidRPr="00DC6011">
                <w:rPr>
                  <w:rStyle w:val="Hyperlink"/>
                  <w14:ligatures w14:val="standard"/>
                </w:rPr>
                <w:t>https://itunes.apple.com/us/app/graphmatica/id536792706?mt=12</w:t>
              </w:r>
              <w:r>
                <w:rPr>
                  <w:rStyle w:val="Hyperlink"/>
                  <w14:ligatures w14:val="standard"/>
                </w:rPr>
                <w:fldChar w:fldCharType="end"/>
              </w:r>
            </w:ins>
            <w:del w:id="1143" w:author="Sohan Madhav Bangaru" w:date="2017-05-03T04:18:00Z">
              <w:r w:rsidDel="00F26CB7">
                <w:rPr>
                  <w:rStyle w:val="FirstName"/>
                  <w14:ligatures w14:val="standard"/>
                </w:rPr>
                <w:delText xml:space="preserve">An iOS Application - iHomeWork - </w:delText>
              </w:r>
              <w:r w:rsidDel="00F26CB7">
                <w:fldChar w:fldCharType="begin"/>
              </w:r>
              <w:r w:rsidDel="00F26CB7">
                <w:delInstrText xml:space="preserve"> HYPERLINK "https://itunes.apple.com/us/app/ihomework/id408823699?mt=12" </w:delInstrText>
              </w:r>
              <w:r w:rsidDel="00F26CB7">
                <w:fldChar w:fldCharType="separate"/>
              </w:r>
              <w:r w:rsidRPr="00DC6011" w:rsidDel="00F26CB7">
                <w:rPr>
                  <w:rStyle w:val="Hyperlink"/>
                  <w14:ligatures w14:val="standard"/>
                </w:rPr>
                <w:delText>https://itunes.apple.com/us/app/ihomework/id408823699?mt=12</w:delText>
              </w:r>
              <w:r w:rsidDel="00F26CB7">
                <w:rPr>
                  <w:rStyle w:val="Hyperlink"/>
                  <w14:ligatures w14:val="standard"/>
                </w:rPr>
                <w:fldChar w:fldCharType="end"/>
              </w:r>
            </w:del>
          </w:p>
        </w:tc>
      </w:tr>
      <w:tr w:rsidR="00E10ECA" w:rsidRPr="00337AD4" w14:paraId="73CEABEF" w14:textId="77777777" w:rsidTr="00E10ECA">
        <w:trPr>
          <w:trPrChange w:id="1144"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45"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6342B28B" w14:textId="373BE01C" w:rsidR="00151985" w:rsidRDefault="00E10ECA" w:rsidP="003E4AB0">
            <w:pPr>
              <w:pStyle w:val="Bibentry"/>
            </w:pPr>
            <w:ins w:id="1146" w:author="Sohan Madhav Bangaru" w:date="2017-05-03T05:08:00Z">
              <w:r>
                <w:t>[16]</w:t>
              </w:r>
            </w:ins>
            <w:del w:id="1147" w:author="Sohan Madhav Bangaru" w:date="2017-05-03T03:05:00Z">
              <w:r w:rsidR="00151985" w:rsidDel="008A56D6">
                <w:delText>[7]</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48"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0C86B72" w14:textId="3747E37E" w:rsidR="00151985" w:rsidRDefault="00151985" w:rsidP="00290D16">
            <w:pPr>
              <w:pStyle w:val="Bibentry"/>
              <w:rPr>
                <w:rStyle w:val="FirstName"/>
                <w14:ligatures w14:val="standard"/>
              </w:rPr>
            </w:pPr>
            <w:ins w:id="1149" w:author="Sohan Madhav Bangaru" w:date="2017-05-03T04:18:00Z">
              <w:r>
                <w:rPr>
                  <w:rStyle w:val="FirstName"/>
                  <w14:ligatures w14:val="standard"/>
                </w:rPr>
                <w:t xml:space="preserve">Blackboard – An application used for imparting stem education - </w:t>
              </w:r>
              <w:r>
                <w:fldChar w:fldCharType="begin"/>
              </w:r>
              <w:r>
                <w:instrText xml:space="preserve"> HYPERLINK "http://www.blackboard.com" </w:instrText>
              </w:r>
              <w:r>
                <w:fldChar w:fldCharType="separate"/>
              </w:r>
              <w:r w:rsidRPr="00DC6011">
                <w:rPr>
                  <w:rStyle w:val="Hyperlink"/>
                  <w14:ligatures w14:val="standard"/>
                </w:rPr>
                <w:t>http://www.blackboard.com</w:t>
              </w:r>
              <w:r>
                <w:rPr>
                  <w:rStyle w:val="Hyperlink"/>
                  <w14:ligatures w14:val="standard"/>
                </w:rPr>
                <w:fldChar w:fldCharType="end"/>
              </w:r>
            </w:ins>
            <w:del w:id="1150" w:author="Sohan Madhav Bangaru" w:date="2017-05-03T04:18:00Z">
              <w:r w:rsidDel="00F26CB7">
                <w:rPr>
                  <w:rStyle w:val="FirstName"/>
                  <w14:ligatures w14:val="standard"/>
                </w:rPr>
                <w:delText xml:space="preserve">An iOS Application - Graphmatica - </w:delText>
              </w:r>
              <w:r w:rsidDel="00F26CB7">
                <w:fldChar w:fldCharType="begin"/>
              </w:r>
              <w:r w:rsidDel="00F26CB7">
                <w:delInstrText xml:space="preserve"> HYPERLINK "https://itunes.apple.com/us/app/graphmatica/id536792706?mt=12" </w:delInstrText>
              </w:r>
              <w:r w:rsidDel="00F26CB7">
                <w:fldChar w:fldCharType="separate"/>
              </w:r>
              <w:r w:rsidRPr="00DC6011" w:rsidDel="00F26CB7">
                <w:rPr>
                  <w:rStyle w:val="Hyperlink"/>
                  <w14:ligatures w14:val="standard"/>
                </w:rPr>
                <w:delText>https://itunes.apple.com/us/app/graphmatica/id536792706?mt=12</w:delText>
              </w:r>
              <w:r w:rsidDel="00F26CB7">
                <w:rPr>
                  <w:rStyle w:val="Hyperlink"/>
                  <w14:ligatures w14:val="standard"/>
                </w:rPr>
                <w:fldChar w:fldCharType="end"/>
              </w:r>
            </w:del>
          </w:p>
        </w:tc>
      </w:tr>
      <w:tr w:rsidR="003811EC" w:rsidRPr="00337AD4" w14:paraId="45D96176" w14:textId="77777777" w:rsidTr="00E10ECA">
        <w:trPr>
          <w:ins w:id="1151" w:author="Sohan Madhav Bangaru" w:date="2017-05-03T06:16:00Z"/>
        </w:trPr>
        <w:tc>
          <w:tcPr>
            <w:tcW w:w="0" w:type="auto"/>
            <w:tcBorders>
              <w:top w:val="single" w:sz="4" w:space="0" w:color="auto"/>
              <w:left w:val="single" w:sz="4" w:space="0" w:color="auto"/>
              <w:bottom w:val="single" w:sz="4" w:space="0" w:color="auto"/>
              <w:right w:val="single" w:sz="4" w:space="0" w:color="auto"/>
            </w:tcBorders>
            <w:tcMar>
              <w:right w:w="40" w:type="dxa"/>
            </w:tcMar>
          </w:tcPr>
          <w:p w14:paraId="5BC5697C" w14:textId="66F04E44" w:rsidR="003811EC" w:rsidRDefault="003811EC" w:rsidP="003E4AB0">
            <w:pPr>
              <w:pStyle w:val="Bibentry"/>
              <w:rPr>
                <w:ins w:id="1152" w:author="Sohan Madhav Bangaru" w:date="2017-05-03T06:16:00Z"/>
              </w:rPr>
            </w:pPr>
            <w:ins w:id="1153" w:author="Sohan Madhav Bangaru" w:date="2017-05-03T06:17:00Z">
              <w:r>
                <w:t>[17]</w:t>
              </w:r>
            </w:ins>
          </w:p>
        </w:tc>
        <w:tc>
          <w:tcPr>
            <w:tcW w:w="0" w:type="auto"/>
            <w:tcBorders>
              <w:top w:val="single" w:sz="4" w:space="0" w:color="auto"/>
              <w:left w:val="single" w:sz="4" w:space="0" w:color="auto"/>
              <w:bottom w:val="single" w:sz="4" w:space="0" w:color="auto"/>
              <w:right w:val="single" w:sz="4" w:space="0" w:color="auto"/>
            </w:tcBorders>
            <w:tcMar>
              <w:left w:w="40" w:type="dxa"/>
            </w:tcMar>
          </w:tcPr>
          <w:p w14:paraId="3F6CA3EC" w14:textId="517505CA" w:rsidR="003811EC" w:rsidRDefault="003811EC">
            <w:pPr>
              <w:pStyle w:val="Bibentry"/>
              <w:rPr>
                <w:ins w:id="1154" w:author="Sohan Madhav Bangaru" w:date="2017-05-03T06:16:00Z"/>
                <w:rStyle w:val="FirstName"/>
                <w14:ligatures w14:val="standard"/>
              </w:rPr>
            </w:pPr>
            <w:ins w:id="1155" w:author="Sohan Madhav Bangaru" w:date="2017-05-03T06:16:00Z">
              <w:r>
                <w:rPr>
                  <w:rStyle w:val="FirstName"/>
                  <w14:ligatures w14:val="standard"/>
                </w:rPr>
                <w:t xml:space="preserve">Moodle </w:t>
              </w:r>
            </w:ins>
            <w:ins w:id="1156" w:author="Sohan Madhav Bangaru" w:date="2017-05-03T06:17:00Z">
              <w:r>
                <w:rPr>
                  <w:rStyle w:val="FirstName"/>
                  <w14:ligatures w14:val="standard"/>
                </w:rPr>
                <w:t>–</w:t>
              </w:r>
            </w:ins>
            <w:ins w:id="1157" w:author="Sohan Madhav Bangaru" w:date="2017-05-03T06:16:00Z">
              <w:r>
                <w:rPr>
                  <w:rStyle w:val="FirstName"/>
                  <w14:ligatures w14:val="standard"/>
                </w:rPr>
                <w:t xml:space="preserve"> </w:t>
              </w:r>
            </w:ins>
            <w:ins w:id="1158" w:author="Sohan Madhav Bangaru" w:date="2017-05-03T06:17:00Z">
              <w:r>
                <w:rPr>
                  <w:rStyle w:val="FirstName"/>
                  <w14:ligatures w14:val="standard"/>
                </w:rPr>
                <w:t>An open source learning platform or course management system</w:t>
              </w:r>
            </w:ins>
            <w:ins w:id="1159" w:author="Sohan Madhav Bangaru" w:date="2017-05-03T06:18:00Z">
              <w:r>
                <w:rPr>
                  <w:rStyle w:val="FirstName"/>
                  <w14:ligatures w14:val="standard"/>
                </w:rPr>
                <w:t xml:space="preserve"> (CMS)</w:t>
              </w:r>
            </w:ins>
            <w:ins w:id="1160" w:author="Sohan Madhav Bangaru" w:date="2017-05-03T06:17:00Z">
              <w:r>
                <w:rPr>
                  <w:rStyle w:val="FirstName"/>
                  <w14:ligatures w14:val="standard"/>
                </w:rPr>
                <w:t xml:space="preserve"> - </w:t>
              </w:r>
              <w:r>
                <w:rPr>
                  <w:rStyle w:val="FirstName"/>
                  <w14:ligatures w14:val="standard"/>
                </w:rPr>
                <w:fldChar w:fldCharType="begin"/>
              </w:r>
              <w:r>
                <w:rPr>
                  <w:rStyle w:val="FirstName"/>
                  <w14:ligatures w14:val="standard"/>
                </w:rPr>
                <w:instrText xml:space="preserve"> HYPERLINK "</w:instrText>
              </w:r>
              <w:r w:rsidRPr="003811EC">
                <w:rPr>
                  <w:rStyle w:val="FirstName"/>
                  <w14:ligatures w14:val="standard"/>
                </w:rPr>
                <w:instrText>https://moodle.org</w:instrText>
              </w:r>
              <w:r>
                <w:rPr>
                  <w:rStyle w:val="FirstName"/>
                  <w14:ligatures w14:val="standard"/>
                </w:rPr>
                <w:instrText xml:space="preserve">" </w:instrText>
              </w:r>
              <w:r>
                <w:rPr>
                  <w:rStyle w:val="FirstName"/>
                  <w14:ligatures w14:val="standard"/>
                </w:rPr>
                <w:fldChar w:fldCharType="separate"/>
              </w:r>
              <w:r w:rsidRPr="00D41EE4">
                <w:rPr>
                  <w:rStyle w:val="Hyperlink"/>
                  <w14:ligatures w14:val="standard"/>
                </w:rPr>
                <w:t>https://moodle.org</w:t>
              </w:r>
              <w:r>
                <w:rPr>
                  <w:rStyle w:val="FirstName"/>
                  <w14:ligatures w14:val="standard"/>
                </w:rPr>
                <w:fldChar w:fldCharType="end"/>
              </w:r>
            </w:ins>
          </w:p>
        </w:tc>
      </w:tr>
      <w:tr w:rsidR="003811EC" w:rsidRPr="00337AD4" w14:paraId="4771A141" w14:textId="77777777" w:rsidTr="00E10ECA">
        <w:trPr>
          <w:trPrChange w:id="116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6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6C61E378" w14:textId="2BF76EA1" w:rsidR="003811EC" w:rsidRDefault="003811EC" w:rsidP="003E4AB0">
            <w:pPr>
              <w:pStyle w:val="Bibentry"/>
            </w:pPr>
            <w:ins w:id="1163" w:author="Sohan Madhav Bangaru" w:date="2017-05-03T06:17:00Z">
              <w:r>
                <w:t>[18]</w:t>
              </w:r>
            </w:ins>
            <w:del w:id="1164" w:author="Sohan Madhav Bangaru" w:date="2017-05-03T03:05:00Z">
              <w:r w:rsidDel="008A56D6">
                <w:delText>[8]</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65"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2606790" w14:textId="1FE60F16" w:rsidR="003811EC" w:rsidRDefault="003811EC" w:rsidP="0019649D">
            <w:pPr>
              <w:pStyle w:val="Bibentry"/>
              <w:rPr>
                <w:rStyle w:val="FirstName"/>
                <w14:ligatures w14:val="standard"/>
              </w:rPr>
            </w:pPr>
            <w:ins w:id="1166" w:author="Sohan Madhav Bangaru" w:date="2017-05-03T04:18:00Z">
              <w:r>
                <w:rPr>
                  <w:rStyle w:val="FirstName"/>
                  <w14:ligatures w14:val="standard"/>
                </w:rPr>
                <w:t xml:space="preserve">Coursera – An Open University Topic Education Aggregator - </w:t>
              </w:r>
              <w:r>
                <w:fldChar w:fldCharType="begin"/>
              </w:r>
              <w:r>
                <w:instrText xml:space="preserve"> HYPERLINK "https://www.coursera.org" </w:instrText>
              </w:r>
              <w:r>
                <w:fldChar w:fldCharType="separate"/>
              </w:r>
              <w:r w:rsidRPr="00DC6011">
                <w:rPr>
                  <w:rStyle w:val="Hyperlink"/>
                  <w14:ligatures w14:val="standard"/>
                </w:rPr>
                <w:t>https://www.coursera.org</w:t>
              </w:r>
              <w:r>
                <w:rPr>
                  <w:rStyle w:val="Hyperlink"/>
                  <w14:ligatures w14:val="standard"/>
                </w:rPr>
                <w:fldChar w:fldCharType="end"/>
              </w:r>
            </w:ins>
            <w:del w:id="1167" w:author="Sohan Madhav Bangaru" w:date="2017-05-03T04:18:00Z">
              <w:r w:rsidDel="00F26CB7">
                <w:rPr>
                  <w:rStyle w:val="FirstName"/>
                  <w14:ligatures w14:val="standard"/>
                </w:rPr>
                <w:delText xml:space="preserve">Blackboard – An application used for imparting stem education - </w:delText>
              </w:r>
              <w:r w:rsidDel="00F26CB7">
                <w:fldChar w:fldCharType="begin"/>
              </w:r>
              <w:r w:rsidDel="00F26CB7">
                <w:delInstrText xml:space="preserve"> HYPERLINK "http://www.blackboard.com" </w:delInstrText>
              </w:r>
              <w:r w:rsidDel="00F26CB7">
                <w:fldChar w:fldCharType="separate"/>
              </w:r>
              <w:r w:rsidRPr="00DC6011" w:rsidDel="00F26CB7">
                <w:rPr>
                  <w:rStyle w:val="Hyperlink"/>
                  <w14:ligatures w14:val="standard"/>
                </w:rPr>
                <w:delText>http://www.blackboard.com</w:delText>
              </w:r>
              <w:r w:rsidDel="00F26CB7">
                <w:rPr>
                  <w:rStyle w:val="Hyperlink"/>
                  <w14:ligatures w14:val="standard"/>
                </w:rPr>
                <w:fldChar w:fldCharType="end"/>
              </w:r>
            </w:del>
          </w:p>
        </w:tc>
      </w:tr>
      <w:tr w:rsidR="003811EC" w:rsidRPr="00337AD4" w14:paraId="3B36EECA" w14:textId="77777777" w:rsidTr="00E10ECA">
        <w:trPr>
          <w:trPrChange w:id="1168"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69"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508828A9" w14:textId="4E5BEDDB" w:rsidR="003811EC" w:rsidRPr="00337AD4" w:rsidRDefault="003811EC" w:rsidP="003E4AB0">
            <w:pPr>
              <w:pStyle w:val="Bibentry"/>
            </w:pPr>
            <w:ins w:id="1170" w:author="Sohan Madhav Bangaru" w:date="2017-05-03T06:17:00Z">
              <w:r>
                <w:t>[19]</w:t>
              </w:r>
            </w:ins>
            <w:del w:id="1171" w:author="Sohan Madhav Bangaru" w:date="2017-05-03T03:08:00Z">
              <w:r w:rsidDel="00DC21DE">
                <w:delText>[9]</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72"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28CB636" w14:textId="4AFB90A5" w:rsidR="003811EC" w:rsidRDefault="003811EC" w:rsidP="0019649D">
            <w:pPr>
              <w:pStyle w:val="Bibentry"/>
              <w:rPr>
                <w:rStyle w:val="FirstName"/>
                <w14:ligatures w14:val="standard"/>
              </w:rPr>
            </w:pPr>
            <w:ins w:id="1173" w:author="Sohan Madhav Bangaru" w:date="2017-05-03T04:18:00Z">
              <w:r>
                <w:rPr>
                  <w:rStyle w:val="FirstName"/>
                  <w14:ligatures w14:val="standard"/>
                </w:rPr>
                <w:t xml:space="preserve">Khan Academy – A non-profit organization trying to make education free across the globe - </w:t>
              </w:r>
              <w:r>
                <w:fldChar w:fldCharType="begin"/>
              </w:r>
              <w:r>
                <w:instrText xml:space="preserve"> HYPERLINK "https://www.khanacademy.org" </w:instrText>
              </w:r>
              <w:r>
                <w:fldChar w:fldCharType="separate"/>
              </w:r>
              <w:r w:rsidRPr="00DC6011">
                <w:rPr>
                  <w:rStyle w:val="Hyperlink"/>
                  <w14:ligatures w14:val="standard"/>
                </w:rPr>
                <w:t>https://www.khanacademy.org</w:t>
              </w:r>
              <w:r>
                <w:rPr>
                  <w:rStyle w:val="Hyperlink"/>
                  <w14:ligatures w14:val="standard"/>
                </w:rPr>
                <w:fldChar w:fldCharType="end"/>
              </w:r>
              <w:r>
                <w:rPr>
                  <w:rStyle w:val="FirstName"/>
                  <w14:ligatures w14:val="standard"/>
                </w:rPr>
                <w:t xml:space="preserve"> </w:t>
              </w:r>
            </w:ins>
            <w:del w:id="1174" w:author="Sohan Madhav Bangaru" w:date="2017-05-03T04:18:00Z">
              <w:r w:rsidDel="00F26CB7">
                <w:rPr>
                  <w:rStyle w:val="FirstName"/>
                  <w14:ligatures w14:val="standard"/>
                </w:rPr>
                <w:delText xml:space="preserve">Coursera – An Open University Topic Education Aggregator - </w:delText>
              </w:r>
              <w:r w:rsidDel="00F26CB7">
                <w:fldChar w:fldCharType="begin"/>
              </w:r>
              <w:r w:rsidDel="00F26CB7">
                <w:delInstrText xml:space="preserve"> HYPERLINK "https://www.coursera.org" </w:delInstrText>
              </w:r>
              <w:r w:rsidDel="00F26CB7">
                <w:fldChar w:fldCharType="separate"/>
              </w:r>
              <w:r w:rsidRPr="00DC6011" w:rsidDel="00F26CB7">
                <w:rPr>
                  <w:rStyle w:val="Hyperlink"/>
                  <w14:ligatures w14:val="standard"/>
                </w:rPr>
                <w:delText>https://www.coursera.org</w:delText>
              </w:r>
              <w:r w:rsidDel="00F26CB7">
                <w:rPr>
                  <w:rStyle w:val="Hyperlink"/>
                  <w14:ligatures w14:val="standard"/>
                </w:rPr>
                <w:fldChar w:fldCharType="end"/>
              </w:r>
            </w:del>
          </w:p>
        </w:tc>
      </w:tr>
      <w:tr w:rsidR="00300637" w:rsidRPr="00337AD4" w14:paraId="69B06781" w14:textId="77777777" w:rsidTr="00E10ECA">
        <w:trPr>
          <w:ins w:id="1175" w:author="Sohan Madhav Bangaru" w:date="2017-05-03T06:25:00Z"/>
        </w:trPr>
        <w:tc>
          <w:tcPr>
            <w:tcW w:w="0" w:type="auto"/>
            <w:tcBorders>
              <w:top w:val="single" w:sz="4" w:space="0" w:color="auto"/>
              <w:left w:val="single" w:sz="4" w:space="0" w:color="auto"/>
              <w:bottom w:val="single" w:sz="4" w:space="0" w:color="auto"/>
              <w:right w:val="single" w:sz="4" w:space="0" w:color="auto"/>
            </w:tcBorders>
            <w:tcMar>
              <w:right w:w="40" w:type="dxa"/>
            </w:tcMar>
          </w:tcPr>
          <w:p w14:paraId="274F054A" w14:textId="33617C91" w:rsidR="00300637" w:rsidRDefault="00300637" w:rsidP="003E4AB0">
            <w:pPr>
              <w:pStyle w:val="Bibentry"/>
              <w:rPr>
                <w:ins w:id="1176" w:author="Sohan Madhav Bangaru" w:date="2017-05-03T06:25:00Z"/>
              </w:rPr>
            </w:pPr>
            <w:ins w:id="1177" w:author="Sohan Madhav Bangaru" w:date="2017-05-03T06:25:00Z">
              <w:r>
                <w:t>[20]</w:t>
              </w:r>
            </w:ins>
          </w:p>
        </w:tc>
        <w:tc>
          <w:tcPr>
            <w:tcW w:w="0" w:type="auto"/>
            <w:tcBorders>
              <w:top w:val="single" w:sz="4" w:space="0" w:color="auto"/>
              <w:left w:val="single" w:sz="4" w:space="0" w:color="auto"/>
              <w:bottom w:val="single" w:sz="4" w:space="0" w:color="auto"/>
              <w:right w:val="single" w:sz="4" w:space="0" w:color="auto"/>
            </w:tcBorders>
            <w:tcMar>
              <w:left w:w="40" w:type="dxa"/>
            </w:tcMar>
          </w:tcPr>
          <w:p w14:paraId="1D8A9CDC" w14:textId="13E84872" w:rsidR="00300637" w:rsidRDefault="00300637">
            <w:pPr>
              <w:pStyle w:val="Bibentry"/>
              <w:rPr>
                <w:ins w:id="1178" w:author="Sohan Madhav Bangaru" w:date="2017-05-03T06:25:00Z"/>
                <w:rStyle w:val="FirstName"/>
                <w14:ligatures w14:val="standard"/>
              </w:rPr>
            </w:pPr>
            <w:ins w:id="1179" w:author="Sohan Madhav Bangaru" w:date="2017-05-03T06:25:00Z">
              <w:r>
                <w:rPr>
                  <w:rStyle w:val="FirstName"/>
                  <w14:ligatures w14:val="standard"/>
                </w:rPr>
                <w:t xml:space="preserve">Udacity – It is a for-profit education </w:t>
              </w:r>
            </w:ins>
            <w:ins w:id="1180" w:author="Sohan Madhav Bangaru" w:date="2017-05-03T06:26:00Z">
              <w:r>
                <w:rPr>
                  <w:rStyle w:val="FirstName"/>
                  <w14:ligatures w14:val="standard"/>
                </w:rPr>
                <w:t xml:space="preserve">organization </w:t>
              </w:r>
              <w:r w:rsidR="00AF7CEA">
                <w:rPr>
                  <w:rStyle w:val="FirstName"/>
                  <w14:ligatures w14:val="standard"/>
                </w:rPr>
                <w:t>offering massiv</w:t>
              </w:r>
              <w:r>
                <w:rPr>
                  <w:rStyle w:val="FirstName"/>
                  <w14:ligatures w14:val="standard"/>
                </w:rPr>
                <w:t xml:space="preserve">e open online courses - </w:t>
              </w:r>
              <w:r>
                <w:rPr>
                  <w:rStyle w:val="FirstName"/>
                  <w14:ligatures w14:val="standard"/>
                </w:rPr>
                <w:fldChar w:fldCharType="begin"/>
              </w:r>
              <w:r>
                <w:rPr>
                  <w:rStyle w:val="FirstName"/>
                  <w14:ligatures w14:val="standard"/>
                </w:rPr>
                <w:instrText xml:space="preserve"> HYPERLINK "</w:instrText>
              </w:r>
              <w:r w:rsidRPr="00300637">
                <w:rPr>
                  <w:rStyle w:val="FirstName"/>
                  <w14:ligatures w14:val="standard"/>
                </w:rPr>
                <w:instrText>https://www.udacity.com</w:instrText>
              </w:r>
              <w:r>
                <w:rPr>
                  <w:rStyle w:val="FirstName"/>
                  <w14:ligatures w14:val="standard"/>
                </w:rPr>
                <w:instrText xml:space="preserve">" </w:instrText>
              </w:r>
              <w:r>
                <w:rPr>
                  <w:rStyle w:val="FirstName"/>
                  <w14:ligatures w14:val="standard"/>
                </w:rPr>
                <w:fldChar w:fldCharType="separate"/>
              </w:r>
              <w:r w:rsidRPr="00D41EE4">
                <w:rPr>
                  <w:rStyle w:val="Hyperlink"/>
                  <w14:ligatures w14:val="standard"/>
                </w:rPr>
                <w:t>https://www.udacity.com</w:t>
              </w:r>
              <w:r>
                <w:rPr>
                  <w:rStyle w:val="FirstName"/>
                  <w14:ligatures w14:val="standard"/>
                </w:rPr>
                <w:fldChar w:fldCharType="end"/>
              </w:r>
            </w:ins>
          </w:p>
        </w:tc>
      </w:tr>
      <w:tr w:rsidR="00300637" w:rsidRPr="00337AD4" w14:paraId="070B3D1E" w14:textId="77777777" w:rsidTr="00E10ECA">
        <w:trPr>
          <w:trPrChange w:id="118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8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1DCA587B" w14:textId="3DF49CC5" w:rsidR="00300637" w:rsidRPr="00337AD4" w:rsidRDefault="00300637" w:rsidP="003E4AB0">
            <w:pPr>
              <w:pStyle w:val="Bibentry"/>
            </w:pPr>
            <w:ins w:id="1183" w:author="Sohan Madhav Bangaru" w:date="2017-05-03T06:25:00Z">
              <w:r>
                <w:t>[21]</w:t>
              </w:r>
            </w:ins>
            <w:del w:id="1184" w:author="Sohan Madhav Bangaru" w:date="2017-05-03T06:17:00Z">
              <w:r w:rsidDel="003811EC">
                <w:delText>[1</w:delText>
              </w:r>
            </w:del>
            <w:del w:id="1185" w:author="Sohan Madhav Bangaru" w:date="2017-05-03T05:08:00Z">
              <w:r w:rsidDel="00E10ECA">
                <w:delText>0</w:delText>
              </w:r>
            </w:del>
            <w:del w:id="1186" w:author="Sohan Madhav Bangaru" w:date="2017-05-03T06:17:00Z">
              <w:r w:rsidDel="003811EC">
                <w:delText>]</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87"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76B13355" w14:textId="79C8817F" w:rsidR="00300637" w:rsidRDefault="00300637" w:rsidP="003F42A2">
            <w:pPr>
              <w:pStyle w:val="Bibentry"/>
              <w:rPr>
                <w:rStyle w:val="FirstName"/>
                <w14:ligatures w14:val="standard"/>
              </w:rPr>
            </w:pPr>
            <w:proofErr w:type="spellStart"/>
            <w:ins w:id="1188" w:author="Sohan Madhav Bangaru" w:date="2017-05-03T04:18:00Z">
              <w:r>
                <w:rPr>
                  <w:rStyle w:val="FirstName"/>
                  <w14:ligatures w14:val="standard"/>
                </w:rPr>
                <w:t>Udemy</w:t>
              </w:r>
              <w:proofErr w:type="spellEnd"/>
              <w:r>
                <w:rPr>
                  <w:rStyle w:val="FirstName"/>
                  <w14:ligatures w14:val="standard"/>
                </w:rPr>
                <w:t xml:space="preserve"> – An online learning platforms aimed at skilling professionals who want to learn new skills - </w:t>
              </w:r>
              <w:r>
                <w:fldChar w:fldCharType="begin"/>
              </w:r>
              <w:r>
                <w:instrText xml:space="preserve"> HYPERLINK "https://www.udemy.com/courses/" </w:instrText>
              </w:r>
              <w:r>
                <w:fldChar w:fldCharType="separate"/>
              </w:r>
              <w:r w:rsidRPr="00DC6011">
                <w:rPr>
                  <w:rStyle w:val="Hyperlink"/>
                  <w14:ligatures w14:val="standard"/>
                </w:rPr>
                <w:t>https://www.udemy.com/courses/</w:t>
              </w:r>
              <w:r>
                <w:rPr>
                  <w:rStyle w:val="Hyperlink"/>
                  <w14:ligatures w14:val="standard"/>
                </w:rPr>
                <w:fldChar w:fldCharType="end"/>
              </w:r>
            </w:ins>
            <w:del w:id="1189" w:author="Sohan Madhav Bangaru" w:date="2017-05-03T04:18:00Z">
              <w:r w:rsidDel="00F26CB7">
                <w:rPr>
                  <w:rStyle w:val="FirstName"/>
                  <w14:ligatures w14:val="standard"/>
                </w:rPr>
                <w:delText xml:space="preserve">Khan Academy – A non-profit organization trying to make education free across the globe - </w:delText>
              </w:r>
              <w:r w:rsidDel="00F26CB7">
                <w:fldChar w:fldCharType="begin"/>
              </w:r>
              <w:r w:rsidDel="00F26CB7">
                <w:delInstrText xml:space="preserve"> HYPERLINK "https://www.khanacademy.org" </w:delInstrText>
              </w:r>
              <w:r w:rsidDel="00F26CB7">
                <w:fldChar w:fldCharType="separate"/>
              </w:r>
              <w:r w:rsidRPr="00DC6011" w:rsidDel="00F26CB7">
                <w:rPr>
                  <w:rStyle w:val="Hyperlink"/>
                  <w14:ligatures w14:val="standard"/>
                </w:rPr>
                <w:delText>https://www.khanacademy.org</w:delText>
              </w:r>
              <w:r w:rsidDel="00F26CB7">
                <w:rPr>
                  <w:rStyle w:val="Hyperlink"/>
                  <w14:ligatures w14:val="standard"/>
                </w:rPr>
                <w:fldChar w:fldCharType="end"/>
              </w:r>
              <w:r w:rsidDel="00F26CB7">
                <w:rPr>
                  <w:rStyle w:val="FirstName"/>
                  <w14:ligatures w14:val="standard"/>
                </w:rPr>
                <w:delText xml:space="preserve"> </w:delText>
              </w:r>
            </w:del>
          </w:p>
        </w:tc>
      </w:tr>
      <w:tr w:rsidR="00300637" w:rsidRPr="00337AD4" w14:paraId="06C41195" w14:textId="77777777" w:rsidTr="00E10ECA">
        <w:trPr>
          <w:trPrChange w:id="1190"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191"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E530BB0" w14:textId="6C2F0017" w:rsidR="00300637" w:rsidRDefault="00300637">
            <w:pPr>
              <w:pStyle w:val="Bibentry"/>
            </w:pPr>
            <w:ins w:id="1192" w:author="Sohan Madhav Bangaru" w:date="2017-05-03T06:25:00Z">
              <w:r>
                <w:t>[22]</w:t>
              </w:r>
            </w:ins>
            <w:del w:id="1193" w:author="Sohan Madhav Bangaru" w:date="2017-05-03T06:17:00Z">
              <w:r w:rsidDel="003811EC">
                <w:delText>[</w:delText>
              </w:r>
            </w:del>
            <w:del w:id="1194" w:author="Sohan Madhav Bangaru" w:date="2017-05-03T05:08:00Z">
              <w:r w:rsidDel="00E10ECA">
                <w:delText>11</w:delText>
              </w:r>
            </w:del>
            <w:del w:id="1195" w:author="Sohan Madhav Bangaru" w:date="2017-05-03T06:17:00Z">
              <w:r w:rsidDel="003811EC">
                <w:delText>]</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196"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22F4072D" w14:textId="2DD1A168" w:rsidR="00300637" w:rsidRDefault="00300637" w:rsidP="003F42A2">
            <w:pPr>
              <w:pStyle w:val="Bibentry"/>
              <w:rPr>
                <w:rStyle w:val="FirstName"/>
                <w14:ligatures w14:val="standard"/>
              </w:rPr>
            </w:pPr>
            <w:ins w:id="1197" w:author="Sohan Madhav Bangaru" w:date="2017-05-03T04:18:00Z">
              <w:r>
                <w:rPr>
                  <w:rStyle w:val="FirstName"/>
                  <w14:ligatures w14:val="standard"/>
                </w:rPr>
                <w:t xml:space="preserve">Lynda – Another online platform offering courses in software, creative and business skill - </w:t>
              </w:r>
              <w:r>
                <w:fldChar w:fldCharType="begin"/>
              </w:r>
              <w:r>
                <w:instrText xml:space="preserve"> HYPERLINK "https://www.lynda.com" </w:instrText>
              </w:r>
              <w:r>
                <w:fldChar w:fldCharType="separate"/>
              </w:r>
              <w:r w:rsidRPr="00DC6011">
                <w:rPr>
                  <w:rStyle w:val="Hyperlink"/>
                  <w14:ligatures w14:val="standard"/>
                </w:rPr>
                <w:t>https://www.lynda.com</w:t>
              </w:r>
              <w:r>
                <w:rPr>
                  <w:rStyle w:val="Hyperlink"/>
                  <w14:ligatures w14:val="standard"/>
                </w:rPr>
                <w:fldChar w:fldCharType="end"/>
              </w:r>
            </w:ins>
            <w:del w:id="1198" w:author="Sohan Madhav Bangaru" w:date="2017-05-03T04:18:00Z">
              <w:r w:rsidDel="00F26CB7">
                <w:rPr>
                  <w:rStyle w:val="FirstName"/>
                  <w14:ligatures w14:val="standard"/>
                </w:rPr>
                <w:delText xml:space="preserve">Udemy – An online learning platforms aimed at skilling professionals who want to learn new skills - </w:delText>
              </w:r>
              <w:r w:rsidDel="00F26CB7">
                <w:fldChar w:fldCharType="begin"/>
              </w:r>
              <w:r w:rsidDel="00F26CB7">
                <w:delInstrText xml:space="preserve"> HYPERLINK "https://www.udemy.com/courses/" </w:delInstrText>
              </w:r>
              <w:r w:rsidDel="00F26CB7">
                <w:fldChar w:fldCharType="separate"/>
              </w:r>
              <w:r w:rsidRPr="00DC6011" w:rsidDel="00F26CB7">
                <w:rPr>
                  <w:rStyle w:val="Hyperlink"/>
                  <w14:ligatures w14:val="standard"/>
                </w:rPr>
                <w:delText>https://www.udemy.com/courses/</w:delText>
              </w:r>
              <w:r w:rsidDel="00F26CB7">
                <w:rPr>
                  <w:rStyle w:val="Hyperlink"/>
                  <w14:ligatures w14:val="standard"/>
                </w:rPr>
                <w:fldChar w:fldCharType="end"/>
              </w:r>
            </w:del>
          </w:p>
        </w:tc>
      </w:tr>
      <w:tr w:rsidR="004957BE" w:rsidRPr="00337AD4" w14:paraId="1C7818E6" w14:textId="77777777" w:rsidTr="00E10ECA">
        <w:trPr>
          <w:ins w:id="1199" w:author="Sohan Madhav Bangaru" w:date="2017-05-03T06:33:00Z"/>
        </w:trPr>
        <w:tc>
          <w:tcPr>
            <w:tcW w:w="0" w:type="auto"/>
            <w:tcBorders>
              <w:top w:val="single" w:sz="4" w:space="0" w:color="auto"/>
              <w:left w:val="single" w:sz="4" w:space="0" w:color="auto"/>
              <w:bottom w:val="single" w:sz="4" w:space="0" w:color="auto"/>
              <w:right w:val="single" w:sz="4" w:space="0" w:color="auto"/>
            </w:tcBorders>
            <w:tcMar>
              <w:right w:w="40" w:type="dxa"/>
            </w:tcMar>
          </w:tcPr>
          <w:p w14:paraId="79011C18" w14:textId="10CC523A" w:rsidR="004957BE" w:rsidRDefault="004957BE" w:rsidP="00E10ECA">
            <w:pPr>
              <w:pStyle w:val="Bibentry"/>
              <w:rPr>
                <w:ins w:id="1200" w:author="Sohan Madhav Bangaru" w:date="2017-05-03T06:33:00Z"/>
              </w:rPr>
            </w:pPr>
            <w:ins w:id="1201" w:author="Sohan Madhav Bangaru" w:date="2017-05-03T06:33:00Z">
              <w:r>
                <w:t>[23]</w:t>
              </w:r>
            </w:ins>
          </w:p>
        </w:tc>
        <w:tc>
          <w:tcPr>
            <w:tcW w:w="0" w:type="auto"/>
            <w:tcBorders>
              <w:top w:val="single" w:sz="4" w:space="0" w:color="auto"/>
              <w:left w:val="single" w:sz="4" w:space="0" w:color="auto"/>
              <w:bottom w:val="single" w:sz="4" w:space="0" w:color="auto"/>
              <w:right w:val="single" w:sz="4" w:space="0" w:color="auto"/>
            </w:tcBorders>
            <w:tcMar>
              <w:left w:w="40" w:type="dxa"/>
            </w:tcMar>
          </w:tcPr>
          <w:p w14:paraId="3A9FB88F" w14:textId="0C217417" w:rsidR="004957BE" w:rsidRDefault="004957BE">
            <w:pPr>
              <w:pStyle w:val="Bibentry"/>
              <w:rPr>
                <w:ins w:id="1202" w:author="Sohan Madhav Bangaru" w:date="2017-05-03T06:33:00Z"/>
                <w:rStyle w:val="FirstName"/>
                <w14:ligatures w14:val="standard"/>
              </w:rPr>
            </w:pPr>
            <w:ins w:id="1203" w:author="Sohan Madhav Bangaru" w:date="2017-05-03T06:33:00Z">
              <w:r>
                <w:rPr>
                  <w:rStyle w:val="FirstName"/>
                  <w14:ligatures w14:val="standard"/>
                </w:rPr>
                <w:t xml:space="preserve">Code School – Interactive Courses for aspiring and experienced developers - </w:t>
              </w:r>
            </w:ins>
            <w:ins w:id="1204" w:author="Sohan Madhav Bangaru" w:date="2017-05-03T06:34:00Z">
              <w:r>
                <w:rPr>
                  <w:rStyle w:val="FirstName"/>
                  <w14:ligatures w14:val="standard"/>
                </w:rPr>
                <w:fldChar w:fldCharType="begin"/>
              </w:r>
              <w:r>
                <w:rPr>
                  <w:rStyle w:val="FirstName"/>
                  <w14:ligatures w14:val="standard"/>
                </w:rPr>
                <w:instrText xml:space="preserve"> HYPERLINK "</w:instrText>
              </w:r>
              <w:r w:rsidRPr="004957BE">
                <w:rPr>
                  <w:rStyle w:val="FirstName"/>
                  <w14:ligatures w14:val="standard"/>
                </w:rPr>
                <w:instrText>https://www.codeschool.com</w:instrText>
              </w:r>
              <w:r>
                <w:rPr>
                  <w:rStyle w:val="FirstName"/>
                  <w14:ligatures w14:val="standard"/>
                </w:rPr>
                <w:instrText xml:space="preserve">" </w:instrText>
              </w:r>
              <w:r>
                <w:rPr>
                  <w:rStyle w:val="FirstName"/>
                  <w14:ligatures w14:val="standard"/>
                </w:rPr>
                <w:fldChar w:fldCharType="separate"/>
              </w:r>
              <w:r w:rsidRPr="00D41EE4">
                <w:rPr>
                  <w:rStyle w:val="Hyperlink"/>
                  <w14:ligatures w14:val="standard"/>
                </w:rPr>
                <w:t>https://www.codeschool.com</w:t>
              </w:r>
              <w:r>
                <w:rPr>
                  <w:rStyle w:val="FirstName"/>
                  <w14:ligatures w14:val="standard"/>
                </w:rPr>
                <w:fldChar w:fldCharType="end"/>
              </w:r>
            </w:ins>
          </w:p>
        </w:tc>
      </w:tr>
      <w:tr w:rsidR="004957BE" w:rsidRPr="00337AD4" w14:paraId="4F885D6E" w14:textId="77777777" w:rsidTr="00E10ECA">
        <w:trPr>
          <w:trPrChange w:id="1205"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06"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6D01CBE3" w14:textId="097B28C8" w:rsidR="004957BE" w:rsidRDefault="004957BE">
            <w:pPr>
              <w:pStyle w:val="Bibentry"/>
            </w:pPr>
            <w:ins w:id="1207" w:author="Sohan Madhav Bangaru" w:date="2017-05-03T06:33:00Z">
              <w:r>
                <w:t>[24]</w:t>
              </w:r>
            </w:ins>
            <w:del w:id="1208" w:author="Sohan Madhav Bangaru" w:date="2017-05-03T06:17:00Z">
              <w:r w:rsidDel="003811EC">
                <w:delText>[</w:delText>
              </w:r>
            </w:del>
            <w:del w:id="1209" w:author="Sohan Madhav Bangaru" w:date="2017-05-03T05:08:00Z">
              <w:r w:rsidDel="00E10ECA">
                <w:delText>12</w:delText>
              </w:r>
            </w:del>
            <w:del w:id="1210" w:author="Sohan Madhav Bangaru" w:date="2017-05-03T06:17:00Z">
              <w:r w:rsidDel="003811EC">
                <w:delText>]</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11"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78F7A52B" w14:textId="2D919772" w:rsidR="004957BE" w:rsidRDefault="004957BE" w:rsidP="003F42A2">
            <w:pPr>
              <w:pStyle w:val="Bibentry"/>
              <w:rPr>
                <w:rStyle w:val="FirstName"/>
                <w14:ligatures w14:val="standard"/>
              </w:rPr>
            </w:pPr>
            <w:ins w:id="1212" w:author="Sohan Madhav Bangaru" w:date="2017-05-03T04:18:00Z">
              <w:r>
                <w:rPr>
                  <w:rStyle w:val="FirstName"/>
                  <w14:ligatures w14:val="standard"/>
                </w:rPr>
                <w:t xml:space="preserve">Model View Controller Design Pattern for iOS Applications - </w:t>
              </w:r>
              <w:r>
                <w:fldChar w:fldCharType="begin"/>
              </w:r>
              <w:r>
                <w:instrText xml:space="preserve"> HYPERLINK "https://developer.apple.com/library/content/documentation/General/Conceptual/DevPedia-CocoaCore/MVC.html" </w:instrText>
              </w:r>
              <w:r>
                <w:fldChar w:fldCharType="separate"/>
              </w:r>
              <w:r w:rsidRPr="002A643E">
                <w:rPr>
                  <w:rStyle w:val="Hyperlink"/>
                  <w14:ligatures w14:val="standard"/>
                </w:rPr>
                <w:t>https://developer.apple.com/library/content/documentation/General/Conceptual/DevPedia-CocoaCore/MVC.html</w:t>
              </w:r>
              <w:r>
                <w:rPr>
                  <w:rStyle w:val="Hyperlink"/>
                  <w14:ligatures w14:val="standard"/>
                </w:rPr>
                <w:fldChar w:fldCharType="end"/>
              </w:r>
            </w:ins>
            <w:del w:id="1213" w:author="Sohan Madhav Bangaru" w:date="2017-05-03T04:18:00Z">
              <w:r w:rsidDel="00F26CB7">
                <w:rPr>
                  <w:rStyle w:val="FirstName"/>
                  <w14:ligatures w14:val="standard"/>
                </w:rPr>
                <w:delText xml:space="preserve">Lynda – Another online platform offering courses in software, creative and business skill - </w:delText>
              </w:r>
              <w:r w:rsidDel="00F26CB7">
                <w:fldChar w:fldCharType="begin"/>
              </w:r>
              <w:r w:rsidDel="00F26CB7">
                <w:delInstrText xml:space="preserve"> HYPERLINK "https://www.lynda.com" </w:delInstrText>
              </w:r>
              <w:r w:rsidDel="00F26CB7">
                <w:fldChar w:fldCharType="separate"/>
              </w:r>
              <w:r w:rsidRPr="00DC6011" w:rsidDel="00F26CB7">
                <w:rPr>
                  <w:rStyle w:val="Hyperlink"/>
                  <w14:ligatures w14:val="standard"/>
                </w:rPr>
                <w:delText>https://www.lynda.com</w:delText>
              </w:r>
              <w:r w:rsidDel="00F26CB7">
                <w:rPr>
                  <w:rStyle w:val="Hyperlink"/>
                  <w14:ligatures w14:val="standard"/>
                </w:rPr>
                <w:fldChar w:fldCharType="end"/>
              </w:r>
            </w:del>
          </w:p>
        </w:tc>
      </w:tr>
      <w:tr w:rsidR="004957BE" w:rsidRPr="00337AD4" w14:paraId="042AC8E4" w14:textId="77777777" w:rsidTr="00E10ECA">
        <w:trPr>
          <w:trPrChange w:id="1214"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15"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9B8A8F0" w14:textId="54D82C7D" w:rsidR="004957BE" w:rsidRPr="00337AD4" w:rsidRDefault="004957BE" w:rsidP="003E4AB0">
            <w:pPr>
              <w:pStyle w:val="Bibentry"/>
            </w:pPr>
            <w:ins w:id="1216" w:author="Sohan Madhav Bangaru" w:date="2017-05-03T06:33:00Z">
              <w:r>
                <w:t>[25]</w:t>
              </w:r>
            </w:ins>
            <w:del w:id="1217" w:author="Sohan Madhav Bangaru" w:date="2017-05-03T05:07:00Z">
              <w:r w:rsidDel="008307B1">
                <w:delText>[13]</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18"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0C35B9EF" w14:textId="16E1EA8E" w:rsidR="004957BE" w:rsidRDefault="004957BE" w:rsidP="00290D16">
            <w:pPr>
              <w:pStyle w:val="Bibentry"/>
              <w:rPr>
                <w:rStyle w:val="FirstName"/>
                <w14:ligatures w14:val="standard"/>
              </w:rPr>
            </w:pPr>
            <w:ins w:id="1219" w:author="Sohan Madhav Bangaru" w:date="2017-05-03T04:18:00Z">
              <w:r>
                <w:rPr>
                  <w:rStyle w:val="FirstName"/>
                  <w14:ligatures w14:val="standard"/>
                </w:rPr>
                <w:t xml:space="preserve">Model View Controller for Applications - </w:t>
              </w:r>
              <w:r>
                <w:fldChar w:fldCharType="begin"/>
              </w:r>
              <w:r>
                <w:instrText xml:space="preserve"> HYPERLINK "https://en.wikipedia.org/wiki/Model–view–controller" </w:instrText>
              </w:r>
              <w:r>
                <w:fldChar w:fldCharType="separate"/>
              </w:r>
              <w:r w:rsidRPr="002A643E">
                <w:rPr>
                  <w:rStyle w:val="Hyperlink"/>
                  <w14:ligatures w14:val="standard"/>
                </w:rPr>
                <w:t>https://en.wikipedia.org/wiki/Model–view–controller</w:t>
              </w:r>
              <w:r>
                <w:rPr>
                  <w:rStyle w:val="Hyperlink"/>
                  <w14:ligatures w14:val="standard"/>
                </w:rPr>
                <w:fldChar w:fldCharType="end"/>
              </w:r>
            </w:ins>
            <w:del w:id="1220" w:author="Sohan Madhav Bangaru" w:date="2017-05-03T04:18:00Z">
              <w:r w:rsidDel="00F26CB7">
                <w:rPr>
                  <w:rStyle w:val="FirstName"/>
                  <w14:ligatures w14:val="standard"/>
                </w:rPr>
                <w:delText xml:space="preserve">Model View Controller Design Pattern for iOS Applications - </w:delText>
              </w:r>
              <w:r w:rsidDel="00F26CB7">
                <w:fldChar w:fldCharType="begin"/>
              </w:r>
              <w:r w:rsidDel="00F26CB7">
                <w:delInstrText xml:space="preserve"> HYPERLINK "https://developer.apple.com/library/content/documentation/General/Conceptual/DevPedia-CocoaCore/MVC.html" </w:delInstrText>
              </w:r>
              <w:r w:rsidDel="00F26CB7">
                <w:fldChar w:fldCharType="separate"/>
              </w:r>
              <w:r w:rsidRPr="002A643E" w:rsidDel="00F26CB7">
                <w:rPr>
                  <w:rStyle w:val="Hyperlink"/>
                  <w14:ligatures w14:val="standard"/>
                </w:rPr>
                <w:delText>https://developer.apple.com/library/content/documentation/General/Conceptual/DevPedia-CocoaCore/MVC.html</w:delText>
              </w:r>
              <w:r w:rsidDel="00F26CB7">
                <w:rPr>
                  <w:rStyle w:val="Hyperlink"/>
                  <w14:ligatures w14:val="standard"/>
                </w:rPr>
                <w:fldChar w:fldCharType="end"/>
              </w:r>
            </w:del>
          </w:p>
        </w:tc>
      </w:tr>
      <w:tr w:rsidR="004957BE" w:rsidRPr="00337AD4" w14:paraId="545A400B" w14:textId="77777777" w:rsidTr="00E10ECA">
        <w:trPr>
          <w:trPrChange w:id="1221"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22"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7990E735" w14:textId="042F9B38" w:rsidR="004957BE" w:rsidRPr="00337AD4" w:rsidRDefault="004957BE" w:rsidP="003E4AB0">
            <w:pPr>
              <w:pStyle w:val="Bibentry"/>
            </w:pPr>
            <w:bookmarkStart w:id="1223" w:name="bib1"/>
            <w:bookmarkEnd w:id="1223"/>
            <w:ins w:id="1224" w:author="Sohan Madhav Bangaru" w:date="2017-05-03T06:33:00Z">
              <w:r>
                <w:t>[26]</w:t>
              </w:r>
            </w:ins>
            <w:del w:id="1225" w:author="Sohan Madhav Bangaru" w:date="2017-05-03T05:07:00Z">
              <w:r w:rsidDel="008307B1">
                <w:delText>[14</w:delText>
              </w:r>
              <w:r w:rsidRPr="00337AD4" w:rsidDel="008307B1">
                <w:delText>]</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26"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4702E00D" w14:textId="7DCAF5B4" w:rsidR="004957BE" w:rsidRPr="00337AD4" w:rsidRDefault="004957BE" w:rsidP="003E4AB0">
            <w:pPr>
              <w:pStyle w:val="Bibentry"/>
            </w:pPr>
            <w:ins w:id="1227" w:author="Sohan Madhav Bangaru" w:date="2017-05-03T04:18:00Z">
              <w:r>
                <w:rPr>
                  <w:rStyle w:val="FirstName"/>
                  <w14:ligatures w14:val="standard"/>
                </w:rPr>
                <w:t xml:space="preserve">UML Diagrams from </w:t>
              </w:r>
              <w:proofErr w:type="spellStart"/>
              <w:r>
                <w:rPr>
                  <w:rStyle w:val="FirstName"/>
                  <w14:ligatures w14:val="standard"/>
                </w:rPr>
                <w:t>Astah</w:t>
              </w:r>
              <w:proofErr w:type="spellEnd"/>
              <w:r>
                <w:rPr>
                  <w:rStyle w:val="FirstName"/>
                  <w14:ligatures w14:val="standard"/>
                </w:rPr>
                <w:t xml:space="preserve"> - </w:t>
              </w:r>
              <w:r>
                <w:fldChar w:fldCharType="begin"/>
              </w:r>
              <w:r>
                <w:instrText xml:space="preserve"> HYPERLINK "http://astah.net/tutorial" </w:instrText>
              </w:r>
              <w:r>
                <w:fldChar w:fldCharType="separate"/>
              </w:r>
              <w:r w:rsidRPr="002A643E">
                <w:rPr>
                  <w:rStyle w:val="Hyperlink"/>
                  <w14:ligatures w14:val="standard"/>
                </w:rPr>
                <w:t>http://astah.net/tutorial</w:t>
              </w:r>
              <w:r>
                <w:rPr>
                  <w:rStyle w:val="Hyperlink"/>
                  <w14:ligatures w14:val="standard"/>
                </w:rPr>
                <w:fldChar w:fldCharType="end"/>
              </w:r>
              <w:r>
                <w:rPr>
                  <w:rStyle w:val="FirstName"/>
                  <w14:ligatures w14:val="standard"/>
                </w:rPr>
                <w:t xml:space="preserve"> </w:t>
              </w:r>
            </w:ins>
            <w:del w:id="1228" w:author="Sohan Madhav Bangaru" w:date="2017-05-03T04:18:00Z">
              <w:r w:rsidDel="00F26CB7">
                <w:rPr>
                  <w:rStyle w:val="FirstName"/>
                  <w14:ligatures w14:val="standard"/>
                </w:rPr>
                <w:delText xml:space="preserve">Model View Controller for Applications - </w:delText>
              </w:r>
              <w:r w:rsidDel="00F26CB7">
                <w:fldChar w:fldCharType="begin"/>
              </w:r>
              <w:r w:rsidDel="00F26CB7">
                <w:delInstrText xml:space="preserve"> HYPERLINK "https://en.wikipedia.org/wiki/Model–view–controller" </w:delInstrText>
              </w:r>
              <w:r w:rsidDel="00F26CB7">
                <w:fldChar w:fldCharType="separate"/>
              </w:r>
              <w:r w:rsidRPr="002A643E" w:rsidDel="00F26CB7">
                <w:rPr>
                  <w:rStyle w:val="Hyperlink"/>
                  <w14:ligatures w14:val="standard"/>
                </w:rPr>
                <w:delText>https://en.wikipedia.org/wiki/Model–view–controller</w:delText>
              </w:r>
              <w:r w:rsidDel="00F26CB7">
                <w:rPr>
                  <w:rStyle w:val="Hyperlink"/>
                  <w14:ligatures w14:val="standard"/>
                </w:rPr>
                <w:fldChar w:fldCharType="end"/>
              </w:r>
            </w:del>
          </w:p>
        </w:tc>
      </w:tr>
      <w:tr w:rsidR="004957BE" w:rsidRPr="00337AD4" w14:paraId="1D282DD5" w14:textId="77777777" w:rsidTr="00E10ECA">
        <w:trPr>
          <w:trPrChange w:id="1229"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30"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2BF605AE" w14:textId="316264B9" w:rsidR="004957BE" w:rsidRPr="00337AD4" w:rsidRDefault="004957BE" w:rsidP="003E4AB0">
            <w:pPr>
              <w:pStyle w:val="Bibentry"/>
            </w:pPr>
            <w:ins w:id="1231" w:author="Sohan Madhav Bangaru" w:date="2017-05-03T06:33:00Z">
              <w:r>
                <w:t>[27]</w:t>
              </w:r>
            </w:ins>
            <w:del w:id="1232" w:author="Sohan Madhav Bangaru" w:date="2017-05-03T05:07:00Z">
              <w:r w:rsidDel="008307B1">
                <w:delText>[15]</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33"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1844A986" w14:textId="06C547A9" w:rsidR="004957BE" w:rsidRDefault="004957BE" w:rsidP="003D29D5">
            <w:pPr>
              <w:pStyle w:val="Bibentry"/>
              <w:rPr>
                <w:rStyle w:val="FirstName"/>
                <w14:ligatures w14:val="standard"/>
              </w:rPr>
            </w:pPr>
            <w:ins w:id="1234" w:author="Sohan Madhav Bangaru" w:date="2017-05-03T04:18:00Z">
              <w:r>
                <w:rPr>
                  <w:rStyle w:val="FirstName"/>
                  <w14:ligatures w14:val="standard"/>
                </w:rPr>
                <w:t xml:space="preserve">Object Relational Database - </w:t>
              </w:r>
              <w:r>
                <w:fldChar w:fldCharType="begin"/>
              </w:r>
              <w:r>
                <w:instrText xml:space="preserve"> HYPERLINK "https://en.wikipedia.org/wiki/Object-relational_database" </w:instrText>
              </w:r>
              <w:r>
                <w:fldChar w:fldCharType="separate"/>
              </w:r>
              <w:r w:rsidRPr="002A643E">
                <w:rPr>
                  <w:rStyle w:val="Hyperlink"/>
                  <w14:ligatures w14:val="standard"/>
                </w:rPr>
                <w:t>https://en.wikipedia.org/wiki/Object-relational_database</w:t>
              </w:r>
              <w:r>
                <w:rPr>
                  <w:rStyle w:val="Hyperlink"/>
                  <w14:ligatures w14:val="standard"/>
                </w:rPr>
                <w:fldChar w:fldCharType="end"/>
              </w:r>
            </w:ins>
            <w:del w:id="1235" w:author="Sohan Madhav Bangaru" w:date="2017-05-03T04:18:00Z">
              <w:r w:rsidDel="00F26CB7">
                <w:rPr>
                  <w:rStyle w:val="FirstName"/>
                  <w14:ligatures w14:val="standard"/>
                </w:rPr>
                <w:delText xml:space="preserve">UML Diagrams from Astah - </w:delText>
              </w:r>
              <w:r w:rsidDel="00F26CB7">
                <w:fldChar w:fldCharType="begin"/>
              </w:r>
              <w:r w:rsidDel="00F26CB7">
                <w:delInstrText xml:space="preserve"> HYPERLINK "http://astah.net/tutorial" </w:delInstrText>
              </w:r>
              <w:r w:rsidDel="00F26CB7">
                <w:fldChar w:fldCharType="separate"/>
              </w:r>
              <w:r w:rsidRPr="002A643E" w:rsidDel="00F26CB7">
                <w:rPr>
                  <w:rStyle w:val="Hyperlink"/>
                  <w14:ligatures w14:val="standard"/>
                </w:rPr>
                <w:delText>http://astah.net/tutorial</w:delText>
              </w:r>
              <w:r w:rsidDel="00F26CB7">
                <w:rPr>
                  <w:rStyle w:val="Hyperlink"/>
                  <w14:ligatures w14:val="standard"/>
                </w:rPr>
                <w:fldChar w:fldCharType="end"/>
              </w:r>
              <w:r w:rsidDel="00F26CB7">
                <w:rPr>
                  <w:rStyle w:val="FirstName"/>
                  <w14:ligatures w14:val="standard"/>
                </w:rPr>
                <w:delText xml:space="preserve"> </w:delText>
              </w:r>
            </w:del>
          </w:p>
        </w:tc>
      </w:tr>
      <w:tr w:rsidR="004957BE" w:rsidRPr="00337AD4" w14:paraId="417F7D32" w14:textId="77777777" w:rsidTr="00E10ECA">
        <w:trPr>
          <w:trPrChange w:id="1236"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37"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00E42F36" w14:textId="26BEDB95" w:rsidR="004957BE" w:rsidRPr="00337AD4" w:rsidRDefault="004957BE" w:rsidP="003E4AB0">
            <w:pPr>
              <w:pStyle w:val="Bibentry"/>
            </w:pPr>
            <w:ins w:id="1238" w:author="Sohan Madhav Bangaru" w:date="2017-05-03T06:33:00Z">
              <w:r>
                <w:t>[28]</w:t>
              </w:r>
            </w:ins>
            <w:del w:id="1239" w:author="Sohan Madhav Bangaru" w:date="2017-05-03T05:07:00Z">
              <w:r w:rsidDel="008307B1">
                <w:delText>[16]</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40"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4CF3D6AD" w14:textId="550795E4" w:rsidR="004957BE" w:rsidRDefault="004957BE" w:rsidP="007555BB">
            <w:pPr>
              <w:pStyle w:val="Bibentry"/>
              <w:rPr>
                <w:rStyle w:val="FirstName"/>
                <w14:ligatures w14:val="standard"/>
              </w:rPr>
            </w:pPr>
            <w:ins w:id="1241" w:author="Sohan Madhav Bangaru" w:date="2017-05-03T04:18:00Z">
              <w:r>
                <w:rPr>
                  <w:rStyle w:val="FirstName"/>
                  <w14:ligatures w14:val="standard"/>
                </w:rPr>
                <w:t xml:space="preserve">Core Data Programming Guide for iOS - </w:t>
              </w:r>
              <w:r>
                <w:fldChar w:fldCharType="begin"/>
              </w:r>
              <w:r>
                <w:instrText xml:space="preserve"> HYPERLINK "https://developer.apple.com/library/content/documentation/Cocoa/Conceptual/CoreData/index.html?utm_source=iosstash.io" </w:instrText>
              </w:r>
              <w:r>
                <w:fldChar w:fldCharType="separate"/>
              </w:r>
              <w:r w:rsidRPr="002A643E">
                <w:rPr>
                  <w:rStyle w:val="Hyperlink"/>
                  <w14:ligatures w14:val="standard"/>
                </w:rPr>
                <w:t>https://developer.apple.com/library/content/documentation/Cocoa/Conceptual/CoreData/index.html?utm_source=iosstash.io</w:t>
              </w:r>
              <w:r>
                <w:rPr>
                  <w:rStyle w:val="Hyperlink"/>
                  <w14:ligatures w14:val="standard"/>
                </w:rPr>
                <w:fldChar w:fldCharType="end"/>
              </w:r>
            </w:ins>
            <w:del w:id="1242" w:author="Sohan Madhav Bangaru" w:date="2017-05-03T04:18:00Z">
              <w:r w:rsidDel="00F26CB7">
                <w:rPr>
                  <w:rStyle w:val="FirstName"/>
                  <w14:ligatures w14:val="standard"/>
                </w:rPr>
                <w:delText xml:space="preserve">Object Relational Database - </w:delText>
              </w:r>
              <w:r w:rsidDel="00F26CB7">
                <w:fldChar w:fldCharType="begin"/>
              </w:r>
              <w:r w:rsidDel="00F26CB7">
                <w:delInstrText xml:space="preserve"> HYPERLINK "https://en.wikipedia.org/wiki/Object-relational_database" </w:delInstrText>
              </w:r>
              <w:r w:rsidDel="00F26CB7">
                <w:fldChar w:fldCharType="separate"/>
              </w:r>
              <w:r w:rsidRPr="002A643E" w:rsidDel="00F26CB7">
                <w:rPr>
                  <w:rStyle w:val="Hyperlink"/>
                  <w14:ligatures w14:val="standard"/>
                </w:rPr>
                <w:delText>https://en.wikipedia.org/wiki/Object-relational_database</w:delText>
              </w:r>
              <w:r w:rsidDel="00F26CB7">
                <w:rPr>
                  <w:rStyle w:val="Hyperlink"/>
                  <w14:ligatures w14:val="standard"/>
                </w:rPr>
                <w:fldChar w:fldCharType="end"/>
              </w:r>
            </w:del>
          </w:p>
        </w:tc>
      </w:tr>
      <w:tr w:rsidR="004957BE" w:rsidRPr="00337AD4" w14:paraId="33A9A0C1" w14:textId="77777777" w:rsidTr="00E10ECA">
        <w:trPr>
          <w:trPrChange w:id="1243" w:author="Sohan Madhav Bangaru" w:date="2017-05-03T05:09:00Z">
            <w:trPr>
              <w:gridAfter w:val="0"/>
            </w:trPr>
          </w:trPrChange>
        </w:trPr>
        <w:tc>
          <w:tcPr>
            <w:tcW w:w="0" w:type="auto"/>
            <w:tcBorders>
              <w:top w:val="single" w:sz="4" w:space="0" w:color="auto"/>
              <w:left w:val="single" w:sz="4" w:space="0" w:color="auto"/>
              <w:bottom w:val="single" w:sz="4" w:space="0" w:color="auto"/>
              <w:right w:val="single" w:sz="4" w:space="0" w:color="auto"/>
            </w:tcBorders>
            <w:tcMar>
              <w:right w:w="40" w:type="dxa"/>
            </w:tcMar>
            <w:tcPrChange w:id="1244" w:author="Sohan Madhav Bangaru" w:date="2017-05-03T05:09:00Z">
              <w:tcPr>
                <w:tcW w:w="0" w:type="auto"/>
                <w:tcBorders>
                  <w:top w:val="single" w:sz="4" w:space="0" w:color="auto"/>
                  <w:left w:val="single" w:sz="4" w:space="0" w:color="auto"/>
                  <w:bottom w:val="single" w:sz="4" w:space="0" w:color="auto"/>
                  <w:right w:val="single" w:sz="4" w:space="0" w:color="auto"/>
                </w:tcBorders>
                <w:tcMar>
                  <w:right w:w="40" w:type="dxa"/>
                </w:tcMar>
              </w:tcPr>
            </w:tcPrChange>
          </w:tcPr>
          <w:p w14:paraId="78AA4808" w14:textId="6ED0F118" w:rsidR="004957BE" w:rsidRPr="00337AD4" w:rsidRDefault="002F2C89" w:rsidP="003E4AB0">
            <w:pPr>
              <w:pStyle w:val="Bibentry"/>
            </w:pPr>
            <w:ins w:id="1245" w:author="Sohan Madhav Bangaru" w:date="2017-05-03T06:49:00Z">
              <w:r>
                <w:t>[29]</w:t>
              </w:r>
            </w:ins>
            <w:del w:id="1246" w:author="Sohan Madhav Bangaru" w:date="2017-05-03T05:07:00Z">
              <w:r w:rsidR="004957BE" w:rsidDel="008307B1">
                <w:delText>[17]</w:delText>
              </w:r>
            </w:del>
          </w:p>
        </w:tc>
        <w:tc>
          <w:tcPr>
            <w:tcW w:w="0" w:type="auto"/>
            <w:tcBorders>
              <w:top w:val="single" w:sz="4" w:space="0" w:color="auto"/>
              <w:left w:val="single" w:sz="4" w:space="0" w:color="auto"/>
              <w:bottom w:val="single" w:sz="4" w:space="0" w:color="auto"/>
              <w:right w:val="single" w:sz="4" w:space="0" w:color="auto"/>
            </w:tcBorders>
            <w:tcMar>
              <w:left w:w="40" w:type="dxa"/>
            </w:tcMar>
            <w:tcPrChange w:id="1247" w:author="Sohan Madhav Bangaru" w:date="2017-05-03T05:09:00Z">
              <w:tcPr>
                <w:tcW w:w="0" w:type="auto"/>
                <w:gridSpan w:val="2"/>
                <w:tcBorders>
                  <w:top w:val="single" w:sz="4" w:space="0" w:color="auto"/>
                  <w:left w:val="single" w:sz="4" w:space="0" w:color="auto"/>
                  <w:bottom w:val="single" w:sz="4" w:space="0" w:color="auto"/>
                  <w:right w:val="single" w:sz="4" w:space="0" w:color="auto"/>
                </w:tcBorders>
                <w:tcMar>
                  <w:left w:w="40" w:type="dxa"/>
                </w:tcMar>
              </w:tcPr>
            </w:tcPrChange>
          </w:tcPr>
          <w:p w14:paraId="379A4083" w14:textId="6E47B47E" w:rsidR="004957BE" w:rsidRDefault="004957BE" w:rsidP="007555BB">
            <w:pPr>
              <w:pStyle w:val="Bibentry"/>
              <w:rPr>
                <w:rStyle w:val="FirstName"/>
                <w14:ligatures w14:val="standard"/>
              </w:rPr>
            </w:pPr>
            <w:ins w:id="1248" w:author="Sohan Madhav Bangaru" w:date="2017-05-03T04:18:00Z">
              <w:r>
                <w:rPr>
                  <w:rStyle w:val="FirstName"/>
                  <w14:ligatures w14:val="standard"/>
                </w:rPr>
                <w:t xml:space="preserve">IMODS Git Hub - </w:t>
              </w:r>
              <w:r>
                <w:fldChar w:fldCharType="begin"/>
              </w:r>
              <w:r>
                <w:instrText xml:space="preserve"> HYPERLINK "https://github.com/IMOD-ASU" </w:instrText>
              </w:r>
              <w:r>
                <w:fldChar w:fldCharType="separate"/>
              </w:r>
              <w:r w:rsidRPr="002A643E">
                <w:rPr>
                  <w:rStyle w:val="Hyperlink"/>
                  <w14:ligatures w14:val="standard"/>
                </w:rPr>
                <w:t>https://github.com/IMOD-ASU</w:t>
              </w:r>
              <w:r>
                <w:rPr>
                  <w:rStyle w:val="Hyperlink"/>
                  <w14:ligatures w14:val="standard"/>
                </w:rPr>
                <w:fldChar w:fldCharType="end"/>
              </w:r>
            </w:ins>
            <w:del w:id="1249" w:author="Sohan Madhav Bangaru" w:date="2017-05-03T04:18:00Z">
              <w:r w:rsidDel="00F26CB7">
                <w:rPr>
                  <w:rStyle w:val="FirstName"/>
                  <w14:ligatures w14:val="standard"/>
                </w:rPr>
                <w:delText xml:space="preserve">Core Data Programming Guide for iOS - </w:delText>
              </w:r>
              <w:r w:rsidDel="00F26CB7">
                <w:fldChar w:fldCharType="begin"/>
              </w:r>
              <w:r w:rsidDel="00F26CB7">
                <w:delInstrText xml:space="preserve"> HYPERLINK "https://developer.apple.com/library/content/documentation/Cocoa/Conceptual/CoreData/index.html?utm_source=iosstash.io" </w:delInstrText>
              </w:r>
              <w:r w:rsidDel="00F26CB7">
                <w:fldChar w:fldCharType="separate"/>
              </w:r>
              <w:r w:rsidRPr="002A643E" w:rsidDel="00F26CB7">
                <w:rPr>
                  <w:rStyle w:val="Hyperlink"/>
                  <w14:ligatures w14:val="standard"/>
                </w:rPr>
                <w:delText>https://developer.apple.com/library/content/documentation/Cocoa/Conceptual/CoreData/index.html?utm_source=iosstash.io</w:delText>
              </w:r>
              <w:r w:rsidDel="00F26CB7">
                <w:rPr>
                  <w:rStyle w:val="Hyperlink"/>
                  <w14:ligatures w14:val="standard"/>
                </w:rPr>
                <w:fldChar w:fldCharType="end"/>
              </w:r>
            </w:del>
          </w:p>
        </w:tc>
      </w:tr>
      <w:tr w:rsidR="004957BE" w:rsidRPr="00337AD4" w14:paraId="7CF31BF6" w14:textId="77777777" w:rsidTr="00E10ECA">
        <w:trPr>
          <w:trPrChange w:id="1250" w:author="Sohan Madhav Bangaru" w:date="2017-05-03T05:09:00Z">
            <w:trPr>
              <w:gridAfter w:val="0"/>
            </w:trPr>
          </w:trPrChange>
        </w:trPr>
        <w:tc>
          <w:tcPr>
            <w:tcW w:w="0" w:type="auto"/>
            <w:tcBorders>
              <w:top w:val="single" w:sz="4" w:space="0" w:color="auto"/>
            </w:tcBorders>
            <w:tcMar>
              <w:right w:w="40" w:type="dxa"/>
            </w:tcMar>
            <w:tcPrChange w:id="1251" w:author="Sohan Madhav Bangaru" w:date="2017-05-03T05:09:00Z">
              <w:tcPr>
                <w:tcW w:w="0" w:type="auto"/>
                <w:tcBorders>
                  <w:top w:val="single" w:sz="4" w:space="0" w:color="auto"/>
                </w:tcBorders>
                <w:tcMar>
                  <w:right w:w="40" w:type="dxa"/>
                </w:tcMar>
              </w:tcPr>
            </w:tcPrChange>
          </w:tcPr>
          <w:p w14:paraId="4FE99F93" w14:textId="6560AC63" w:rsidR="004957BE" w:rsidRDefault="004957BE" w:rsidP="003E4AB0">
            <w:pPr>
              <w:pStyle w:val="Bibentry"/>
            </w:pPr>
            <w:bookmarkStart w:id="1252" w:name="RefPart"/>
          </w:p>
        </w:tc>
        <w:tc>
          <w:tcPr>
            <w:tcW w:w="0" w:type="auto"/>
            <w:tcBorders>
              <w:top w:val="single" w:sz="4" w:space="0" w:color="auto"/>
            </w:tcBorders>
            <w:tcMar>
              <w:left w:w="40" w:type="dxa"/>
            </w:tcMar>
            <w:tcPrChange w:id="1253" w:author="Sohan Madhav Bangaru" w:date="2017-05-03T05:09:00Z">
              <w:tcPr>
                <w:tcW w:w="0" w:type="auto"/>
                <w:gridSpan w:val="2"/>
                <w:tcBorders>
                  <w:top w:val="single" w:sz="4" w:space="0" w:color="auto"/>
                </w:tcBorders>
                <w:tcMar>
                  <w:left w:w="40" w:type="dxa"/>
                </w:tcMar>
              </w:tcPr>
            </w:tcPrChange>
          </w:tcPr>
          <w:p w14:paraId="509B9D6C" w14:textId="296D68F8" w:rsidR="004957BE" w:rsidRDefault="004957BE" w:rsidP="00AE05F6">
            <w:pPr>
              <w:pStyle w:val="Bibentry"/>
              <w:rPr>
                <w:rStyle w:val="FirstName"/>
                <w14:ligatures w14:val="standard"/>
              </w:rPr>
            </w:pPr>
          </w:p>
        </w:tc>
      </w:tr>
    </w:tbl>
    <w:p w14:paraId="40D6F290" w14:textId="2B814D42" w:rsidR="0090243E" w:rsidDel="00C04E69" w:rsidRDefault="0090243E" w:rsidP="008E7874">
      <w:pPr>
        <w:pStyle w:val="History"/>
        <w:rPr>
          <w:del w:id="1254" w:author="Sohan Madhav Bangaru" w:date="2017-05-03T07:44:00Z"/>
          <w14:ligatures w14:val="standard"/>
        </w:rPr>
      </w:pPr>
      <w:bookmarkStart w:id="1255" w:name="bib9"/>
      <w:bookmarkEnd w:id="1252"/>
      <w:bookmarkEnd w:id="1255"/>
    </w:p>
    <w:p w14:paraId="2947BF04" w14:textId="49CB84CA" w:rsidR="00CC1227" w:rsidRPr="00337AD4" w:rsidRDefault="00CC1227">
      <w:pPr>
        <w:pStyle w:val="History"/>
        <w:rPr>
          <w14:ligatures w14:val="standard"/>
        </w:rPr>
      </w:pPr>
    </w:p>
    <w:sectPr w:rsidR="00CC1227" w:rsidRPr="00337AD4" w:rsidSect="00E1050B">
      <w:headerReference w:type="default" r:id="rId36"/>
      <w:footerReference w:type="even" r:id="rId37"/>
      <w:footerReference w:type="default" r:id="rId38"/>
      <w:footerReference w:type="first" r:id="rId39"/>
      <w:endnotePr>
        <w:numFmt w:val="decimal"/>
      </w:endnotePr>
      <w:type w:val="continuous"/>
      <w:pgSz w:w="12240" w:h="15840" w:code="9"/>
      <w:pgMar w:top="1915" w:right="1598" w:bottom="2405" w:left="1598" w:header="1325" w:footer="2002" w:gutter="0"/>
      <w:pgNumType w:start="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Srividya Bansal" w:date="2017-05-01T11:07:00Z" w:initials="SB">
    <w:p w14:paraId="7C94DC9B" w14:textId="77777777" w:rsidR="00D2527F" w:rsidRDefault="00D2527F">
      <w:pPr>
        <w:pStyle w:val="CommentText"/>
      </w:pPr>
      <w:r>
        <w:rPr>
          <w:rStyle w:val="CommentReference"/>
        </w:rPr>
        <w:annotationRef/>
      </w:r>
      <w:r>
        <w:t>Are these keywords relevant? Algorithms, Documentation, Performance? I don’t think there is anything related to these topics.</w:t>
      </w:r>
    </w:p>
    <w:p w14:paraId="34A230C9" w14:textId="77777777" w:rsidR="00D2527F" w:rsidRDefault="00D2527F">
      <w:pPr>
        <w:pStyle w:val="CommentText"/>
      </w:pPr>
    </w:p>
    <w:p w14:paraId="32B7D2B6" w14:textId="52CEA2A0" w:rsidR="00D2527F" w:rsidRDefault="00D2527F">
      <w:pPr>
        <w:pStyle w:val="CommentText"/>
      </w:pPr>
      <w:r>
        <w:t>You should probably have Mobile App Development, UCD, MVC Architecture. You probably don’t need Additional Key words. Both can be merged into one.</w:t>
      </w:r>
    </w:p>
  </w:comment>
  <w:comment w:id="70" w:author="Sohan Madhav Bangaru" w:date="2017-05-03T03:13:00Z" w:initials="SMB">
    <w:p w14:paraId="2EFFA33C" w14:textId="63631878" w:rsidR="00D2527F" w:rsidRDefault="00D2527F">
      <w:pPr>
        <w:pStyle w:val="CommentText"/>
      </w:pPr>
      <w:r>
        <w:rPr>
          <w:rStyle w:val="CommentReference"/>
        </w:rPr>
        <w:annotationRef/>
      </w:r>
      <w:r>
        <w:t>Th</w:t>
      </w:r>
      <w:r w:rsidR="00AA246B">
        <w:t>ese</w:t>
      </w:r>
      <w:r>
        <w:t xml:space="preserve"> </w:t>
      </w:r>
      <w:r w:rsidR="00AA246B">
        <w:t>are</w:t>
      </w:r>
      <w:r>
        <w:t xml:space="preserve"> a standard keywords to be provided for a document as per the ACM guidelines. Here is the link: </w:t>
      </w:r>
      <w:hyperlink r:id="rId1" w:history="1">
        <w:r w:rsidRPr="00D41EE4">
          <w:rPr>
            <w:rStyle w:val="Hyperlink"/>
          </w:rPr>
          <w:t>http://www.acm.org/sigs/publications/sigguide-v2.2sp</w:t>
        </w:r>
      </w:hyperlink>
    </w:p>
    <w:p w14:paraId="132490D7" w14:textId="77777777" w:rsidR="00D2527F" w:rsidRDefault="00D2527F">
      <w:pPr>
        <w:pStyle w:val="CommentText"/>
      </w:pPr>
    </w:p>
    <w:p w14:paraId="3777B475"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b/>
          <w:bCs/>
          <w:color w:val="000000"/>
          <w:szCs w:val="18"/>
        </w:rPr>
        <w:t>2.3.3  General Terms</w:t>
      </w:r>
    </w:p>
    <w:p w14:paraId="0652C3A6"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There are 16 General Terms:</w:t>
      </w:r>
    </w:p>
    <w:p w14:paraId="3028744C"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ALGORITHMS                       MANAGEMENT</w:t>
      </w:r>
    </w:p>
    <w:p w14:paraId="1B025BE8"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DESIGN                                 MEASUREMENT</w:t>
      </w:r>
    </w:p>
    <w:p w14:paraId="448C9405"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DOCUMENTATION              PERFORMANCE</w:t>
      </w:r>
    </w:p>
    <w:p w14:paraId="60175B42"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ECONOMICS                        RELIABILITY</w:t>
      </w:r>
    </w:p>
    <w:p w14:paraId="7B14CBD7"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EXPERIMENTATION           SECURITY</w:t>
      </w:r>
    </w:p>
    <w:p w14:paraId="67DCE147"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HUMAN FACTORS              STANDARDIZATION</w:t>
      </w:r>
    </w:p>
    <w:p w14:paraId="1FBB4978"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LANGUAGES                       THEORY</w:t>
      </w:r>
    </w:p>
    <w:p w14:paraId="6EFE50EA" w14:textId="77777777" w:rsidR="00D2527F" w:rsidRPr="00613851" w:rsidRDefault="00D2527F" w:rsidP="00613851">
      <w:pPr>
        <w:spacing w:after="180" w:line="360" w:lineRule="atLeast"/>
        <w:jc w:val="left"/>
        <w:rPr>
          <w:rFonts w:ascii="Lucida Grande" w:eastAsia="PMingLiU" w:hAnsi="Lucida Grande" w:cs="Lucida Grande"/>
          <w:color w:val="000000"/>
          <w:szCs w:val="18"/>
        </w:rPr>
      </w:pPr>
      <w:r w:rsidRPr="00613851">
        <w:rPr>
          <w:rFonts w:ascii="Lucida Grande" w:eastAsia="PMingLiU" w:hAnsi="Lucida Grande" w:cs="Lucida Grande"/>
          <w:color w:val="000000"/>
          <w:szCs w:val="18"/>
        </w:rPr>
        <w:t>LEGAL ASPECTS               VERIFICATION</w:t>
      </w:r>
    </w:p>
    <w:p w14:paraId="6DF59CB9" w14:textId="77777777" w:rsidR="00D2527F" w:rsidRDefault="00D2527F">
      <w:pPr>
        <w:pStyle w:val="CommentText"/>
      </w:pPr>
    </w:p>
  </w:comment>
  <w:comment w:id="133" w:author="Srividya Bansal" w:date="2017-05-01T11:19:00Z" w:initials="SB">
    <w:p w14:paraId="4A39F0E5" w14:textId="2A3C780E" w:rsidR="00D2527F" w:rsidRDefault="00D2527F">
      <w:pPr>
        <w:pStyle w:val="CommentText"/>
      </w:pPr>
      <w:r>
        <w:rPr>
          <w:rStyle w:val="CommentReference"/>
        </w:rPr>
        <w:annotationRef/>
      </w:r>
      <w:r>
        <w:t>What do you mean by such quality? Removed the word such</w:t>
      </w:r>
    </w:p>
  </w:comment>
  <w:comment w:id="134" w:author="Sohan Madhav Bangaru" w:date="2017-05-03T03:18:00Z" w:initials="SMB">
    <w:p w14:paraId="3468D5CE" w14:textId="4BD999FC" w:rsidR="00D2527F" w:rsidRDefault="00D2527F">
      <w:pPr>
        <w:pStyle w:val="CommentText"/>
      </w:pPr>
      <w:r>
        <w:rPr>
          <w:rStyle w:val="CommentReference"/>
        </w:rPr>
        <w:annotationRef/>
      </w:r>
      <w:r>
        <w:t>Changes made to Effective</w:t>
      </w:r>
    </w:p>
  </w:comment>
  <w:comment w:id="173" w:author="Srividya Bansal" w:date="2017-05-01T11:23:00Z" w:initials="SB">
    <w:p w14:paraId="25519DA4" w14:textId="3329435A" w:rsidR="00D2527F" w:rsidRDefault="00D2527F">
      <w:pPr>
        <w:pStyle w:val="CommentText"/>
      </w:pPr>
      <w:r>
        <w:rPr>
          <w:rStyle w:val="CommentReference"/>
        </w:rPr>
        <w:annotationRef/>
      </w:r>
      <w:r>
        <w:t>List what to expect in upcoming sections. Refer to the papers to see how this is done. Look for last paragraph of Introduction section.</w:t>
      </w:r>
    </w:p>
  </w:comment>
  <w:comment w:id="349" w:author="Sohan Madhav Bangaru" w:date="2017-05-03T02:53:00Z" w:initials="SMB">
    <w:p w14:paraId="3FCD64F1" w14:textId="71F1859C" w:rsidR="00D2527F" w:rsidRDefault="00D2527F">
      <w:pPr>
        <w:pStyle w:val="CommentText"/>
      </w:pPr>
      <w:r>
        <w:rPr>
          <w:rStyle w:val="CommentReference"/>
        </w:rPr>
        <w:annotationRef/>
      </w:r>
      <w:r>
        <w:t>Provide citation number []</w:t>
      </w:r>
    </w:p>
  </w:comment>
  <w:comment w:id="362" w:author="Sohan Madhav Bangaru" w:date="2017-05-03T02:54:00Z" w:initials="SMB">
    <w:p w14:paraId="5BF96C4E" w14:textId="0B1C0F35" w:rsidR="00D2527F" w:rsidRDefault="00D2527F">
      <w:pPr>
        <w:pStyle w:val="CommentText"/>
      </w:pPr>
      <w:r>
        <w:rPr>
          <w:rStyle w:val="CommentReference"/>
        </w:rPr>
        <w:annotationRef/>
      </w:r>
      <w:r>
        <w:t>Provide citation number []</w:t>
      </w:r>
    </w:p>
  </w:comment>
  <w:comment w:id="535" w:author="Sohan Madhav Bangaru" w:date="2017-05-03T02:54:00Z" w:initials="SMB">
    <w:p w14:paraId="7CF88D75" w14:textId="77777777" w:rsidR="004957BE" w:rsidRDefault="004957BE" w:rsidP="004957BE">
      <w:pPr>
        <w:pStyle w:val="CommentText"/>
      </w:pPr>
      <w:r>
        <w:rPr>
          <w:rStyle w:val="CommentReference"/>
        </w:rPr>
        <w:annotationRef/>
      </w:r>
      <w:r>
        <w:t>Provide citation number []</w:t>
      </w:r>
    </w:p>
  </w:comment>
  <w:comment w:id="1120" w:author="Sohan Madhav Bangaru" w:date="2017-05-03T02:56:00Z" w:initials="SMB">
    <w:p w14:paraId="2D3282CA" w14:textId="24A580C3" w:rsidR="00151985" w:rsidRDefault="00151985">
      <w:pPr>
        <w:pStyle w:val="CommentText"/>
      </w:pPr>
      <w:r>
        <w:rPr>
          <w:rStyle w:val="CommentReference"/>
        </w:rPr>
        <w:annotationRef/>
      </w:r>
      <w:r>
        <w:t>Fix Style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B7D2B6" w15:done="0"/>
  <w15:commentEx w15:paraId="6DF59CB9" w15:paraIdParent="32B7D2B6" w15:done="0"/>
  <w15:commentEx w15:paraId="4A39F0E5" w15:done="0"/>
  <w15:commentEx w15:paraId="3468D5CE" w15:paraIdParent="4A39F0E5" w15:done="0"/>
  <w15:commentEx w15:paraId="25519DA4" w15:done="0"/>
  <w15:commentEx w15:paraId="3FCD64F1" w15:done="0"/>
  <w15:commentEx w15:paraId="5BF96C4E" w15:done="0"/>
  <w15:commentEx w15:paraId="7CF88D75" w15:done="0"/>
  <w15:commentEx w15:paraId="2D3282C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BA315" w14:textId="77777777" w:rsidR="004508AB" w:rsidRDefault="004508AB" w:rsidP="00842867">
      <w:r>
        <w:separator/>
      </w:r>
    </w:p>
  </w:endnote>
  <w:endnote w:type="continuationSeparator" w:id="0">
    <w:p w14:paraId="3CD8C258" w14:textId="77777777" w:rsidR="004508AB" w:rsidRDefault="004508AB" w:rsidP="00842867">
      <w:r>
        <w:continuationSeparator/>
      </w:r>
    </w:p>
  </w:endnote>
  <w:endnote w:type="continuationNotice" w:id="1">
    <w:p w14:paraId="59F1A9EF" w14:textId="77777777" w:rsidR="004508AB" w:rsidRDefault="00450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Ubuntu">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53D77" w14:textId="77777777" w:rsidR="00D2527F" w:rsidRDefault="00D2527F" w:rsidP="002707A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82F">
      <w:rPr>
        <w:rStyle w:val="PageNumber"/>
        <w:noProof/>
      </w:rPr>
      <w:t>16</w:t>
    </w:r>
    <w:r>
      <w:rPr>
        <w:rStyle w:val="PageNumber"/>
      </w:rPr>
      <w:fldChar w:fldCharType="end"/>
    </w:r>
  </w:p>
  <w:p w14:paraId="28DF7799" w14:textId="67972D4B" w:rsidR="00D2527F" w:rsidRPr="003814B1" w:rsidRDefault="00D2527F" w:rsidP="00F83E8D">
    <w:pPr>
      <w:pStyle w:val="Footer"/>
      <w:ind w:right="360" w:firstLine="360"/>
      <w:rPr>
        <w:rFonts w:cs="Linux Libertine"/>
        <w:sz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3BBE6" w14:textId="77777777" w:rsidR="00D2527F" w:rsidRDefault="00D2527F" w:rsidP="002707A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82F">
      <w:rPr>
        <w:rStyle w:val="PageNumber"/>
        <w:noProof/>
      </w:rPr>
      <w:t>15</w:t>
    </w:r>
    <w:r>
      <w:rPr>
        <w:rStyle w:val="PageNumber"/>
      </w:rPr>
      <w:fldChar w:fldCharType="end"/>
    </w:r>
  </w:p>
  <w:p w14:paraId="1FCDD3BD" w14:textId="0F4553C4" w:rsidR="00D2527F" w:rsidRPr="003814B1" w:rsidRDefault="00D2527F" w:rsidP="00F83E8D">
    <w:pPr>
      <w:pStyle w:val="Footer"/>
      <w:ind w:right="360" w:firstLine="360"/>
      <w:rPr>
        <w:rFonts w:cs="Linux Libertine"/>
        <w:sz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879CB" w14:textId="77777777" w:rsidR="00D2527F" w:rsidRDefault="00D2527F" w:rsidP="002707A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82F">
      <w:rPr>
        <w:rStyle w:val="PageNumber"/>
        <w:noProof/>
      </w:rPr>
      <w:t>1</w:t>
    </w:r>
    <w:r>
      <w:rPr>
        <w:rStyle w:val="PageNumber"/>
      </w:rPr>
      <w:fldChar w:fldCharType="end"/>
    </w:r>
  </w:p>
  <w:p w14:paraId="6DC580C7" w14:textId="7287E9CD" w:rsidR="00D2527F" w:rsidRPr="003814B1" w:rsidRDefault="00D2527F" w:rsidP="00F83E8D">
    <w:pPr>
      <w:pStyle w:val="Footer"/>
      <w:ind w:right="360" w:firstLine="360"/>
      <w:rPr>
        <w:rFonts w:cs="Linux Libertine"/>
        <w:sz w:val="16"/>
      </w:rPr>
    </w:pPr>
    <w:r>
      <w:rPr>
        <w:rFonts w:cs="Linux Libertine"/>
        <w:sz w:val="16"/>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7EBD5" w14:textId="77777777" w:rsidR="004508AB" w:rsidRDefault="004508AB" w:rsidP="00C24563">
      <w:r>
        <w:separator/>
      </w:r>
    </w:p>
  </w:footnote>
  <w:footnote w:type="continuationSeparator" w:id="0">
    <w:p w14:paraId="566F26BA" w14:textId="77777777" w:rsidR="004508AB" w:rsidRDefault="004508AB" w:rsidP="00842867">
      <w:r>
        <w:continuationSeparator/>
      </w:r>
    </w:p>
  </w:footnote>
  <w:footnote w:type="continuationNotice" w:id="1">
    <w:p w14:paraId="49BF23AE" w14:textId="77777777" w:rsidR="004508AB" w:rsidRDefault="004508A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90F5" w14:textId="715EB871" w:rsidR="00D2527F" w:rsidRPr="003814B1" w:rsidRDefault="00D2527F"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p>
  <w:p w14:paraId="3F2AF06E" w14:textId="77777777" w:rsidR="00D2527F" w:rsidRDefault="00D2527F" w:rsidP="003814B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75E"/>
    <w:multiLevelType w:val="multilevel"/>
    <w:tmpl w:val="1366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nsid w:val="496164DD"/>
    <w:multiLevelType w:val="multilevel"/>
    <w:tmpl w:val="997E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7F56CD"/>
    <w:multiLevelType w:val="hybridMultilevel"/>
    <w:tmpl w:val="01C43010"/>
    <w:lvl w:ilvl="0" w:tplc="201E91A2">
      <w:start w:val="1"/>
      <w:numFmt w:val="decimal"/>
      <w:pStyle w:val="ListParagraph"/>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nsid w:val="6A5E7284"/>
    <w:multiLevelType w:val="multilevel"/>
    <w:tmpl w:val="E286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5">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6">
    <w:nsid w:val="7DBC78FF"/>
    <w:multiLevelType w:val="multilevel"/>
    <w:tmpl w:val="26B8B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num>
  <w:num w:numId="3">
    <w:abstractNumId w:val="1"/>
  </w:num>
  <w:num w:numId="4">
    <w:abstractNumId w:val="14"/>
  </w:num>
  <w:num w:numId="5">
    <w:abstractNumId w:val="5"/>
  </w:num>
  <w:num w:numId="6">
    <w:abstractNumId w:val="4"/>
  </w:num>
  <w:num w:numId="7">
    <w:abstractNumId w:val="11"/>
  </w:num>
  <w:num w:numId="8">
    <w:abstractNumId w:val="8"/>
  </w:num>
  <w:num w:numId="9">
    <w:abstractNumId w:val="10"/>
  </w:num>
  <w:num w:numId="10">
    <w:abstractNumId w:val="7"/>
  </w:num>
  <w:num w:numId="11">
    <w:abstractNumId w:val="2"/>
  </w:num>
  <w:num w:numId="12">
    <w:abstractNumId w:val="13"/>
  </w:num>
  <w:num w:numId="13">
    <w:abstractNumId w:val="9"/>
  </w:num>
  <w:num w:numId="14">
    <w:abstractNumId w:val="7"/>
  </w:num>
  <w:num w:numId="15">
    <w:abstractNumId w:val="7"/>
    <w:lvlOverride w:ilvl="0">
      <w:startOverride w:val="1"/>
    </w:lvlOverride>
  </w:num>
  <w:num w:numId="16">
    <w:abstractNumId w:val="0"/>
  </w:num>
  <w:num w:numId="17">
    <w:abstractNumId w:val="12"/>
  </w:num>
  <w:num w:numId="18">
    <w:abstractNumId w:val="6"/>
  </w:num>
  <w:num w:numId="19">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revisionView w:insDel="0" w:formatting="0"/>
  <w:trackRevisions/>
  <w:defaultTabStop w:val="708"/>
  <w:hyphenationZone w:val="283"/>
  <w:evenAndOddHeaders/>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6EFD"/>
    <w:rsid w:val="000070DA"/>
    <w:rsid w:val="000071EE"/>
    <w:rsid w:val="0000772F"/>
    <w:rsid w:val="00007C21"/>
    <w:rsid w:val="00007C69"/>
    <w:rsid w:val="00010E18"/>
    <w:rsid w:val="0001187D"/>
    <w:rsid w:val="00012C05"/>
    <w:rsid w:val="00013BE7"/>
    <w:rsid w:val="00014137"/>
    <w:rsid w:val="00014CEA"/>
    <w:rsid w:val="000174F2"/>
    <w:rsid w:val="00017FF0"/>
    <w:rsid w:val="00020429"/>
    <w:rsid w:val="00020650"/>
    <w:rsid w:val="00023D9B"/>
    <w:rsid w:val="000244DF"/>
    <w:rsid w:val="000247FF"/>
    <w:rsid w:val="00024E70"/>
    <w:rsid w:val="000258FC"/>
    <w:rsid w:val="00026091"/>
    <w:rsid w:val="00027190"/>
    <w:rsid w:val="00027801"/>
    <w:rsid w:val="00030831"/>
    <w:rsid w:val="00030D7E"/>
    <w:rsid w:val="0003187C"/>
    <w:rsid w:val="0003195F"/>
    <w:rsid w:val="00031AF2"/>
    <w:rsid w:val="00031BF0"/>
    <w:rsid w:val="00032184"/>
    <w:rsid w:val="0003260F"/>
    <w:rsid w:val="000326A4"/>
    <w:rsid w:val="00032F77"/>
    <w:rsid w:val="000348C2"/>
    <w:rsid w:val="00036811"/>
    <w:rsid w:val="000374FC"/>
    <w:rsid w:val="00040AE8"/>
    <w:rsid w:val="000410AA"/>
    <w:rsid w:val="0004197E"/>
    <w:rsid w:val="00041E90"/>
    <w:rsid w:val="00043A62"/>
    <w:rsid w:val="0004466F"/>
    <w:rsid w:val="00045680"/>
    <w:rsid w:val="0004577A"/>
    <w:rsid w:val="00046400"/>
    <w:rsid w:val="000470E7"/>
    <w:rsid w:val="00051AEC"/>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2BC"/>
    <w:rsid w:val="0006452F"/>
    <w:rsid w:val="000667A7"/>
    <w:rsid w:val="00066835"/>
    <w:rsid w:val="0007007A"/>
    <w:rsid w:val="00070573"/>
    <w:rsid w:val="00070961"/>
    <w:rsid w:val="000717BB"/>
    <w:rsid w:val="00071E90"/>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CAA"/>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898"/>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6E70"/>
    <w:rsid w:val="000B74A0"/>
    <w:rsid w:val="000B7DDE"/>
    <w:rsid w:val="000C0390"/>
    <w:rsid w:val="000C0EAA"/>
    <w:rsid w:val="000C1FE4"/>
    <w:rsid w:val="000C2A6D"/>
    <w:rsid w:val="000C37D8"/>
    <w:rsid w:val="000C4242"/>
    <w:rsid w:val="000C5E18"/>
    <w:rsid w:val="000C5EED"/>
    <w:rsid w:val="000C60F0"/>
    <w:rsid w:val="000D4809"/>
    <w:rsid w:val="000D4CD9"/>
    <w:rsid w:val="000D5460"/>
    <w:rsid w:val="000D6AB0"/>
    <w:rsid w:val="000D6C0E"/>
    <w:rsid w:val="000D6C71"/>
    <w:rsid w:val="000D7CCB"/>
    <w:rsid w:val="000E0230"/>
    <w:rsid w:val="000E17DE"/>
    <w:rsid w:val="000E2138"/>
    <w:rsid w:val="000E27B0"/>
    <w:rsid w:val="000E3602"/>
    <w:rsid w:val="000E3CBF"/>
    <w:rsid w:val="000E53EB"/>
    <w:rsid w:val="000E5EAC"/>
    <w:rsid w:val="000E63F8"/>
    <w:rsid w:val="000E64A8"/>
    <w:rsid w:val="000E72CD"/>
    <w:rsid w:val="000E7967"/>
    <w:rsid w:val="000F0BD2"/>
    <w:rsid w:val="000F14CC"/>
    <w:rsid w:val="000F158B"/>
    <w:rsid w:val="000F20DC"/>
    <w:rsid w:val="000F21B9"/>
    <w:rsid w:val="000F235E"/>
    <w:rsid w:val="000F2621"/>
    <w:rsid w:val="000F30DA"/>
    <w:rsid w:val="000F3559"/>
    <w:rsid w:val="000F4570"/>
    <w:rsid w:val="000F519B"/>
    <w:rsid w:val="000F5526"/>
    <w:rsid w:val="000F5753"/>
    <w:rsid w:val="000F5A61"/>
    <w:rsid w:val="000F5E57"/>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17D85"/>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753"/>
    <w:rsid w:val="001350DC"/>
    <w:rsid w:val="0013680B"/>
    <w:rsid w:val="00137187"/>
    <w:rsid w:val="00140395"/>
    <w:rsid w:val="00141063"/>
    <w:rsid w:val="001410BE"/>
    <w:rsid w:val="00141362"/>
    <w:rsid w:val="00141508"/>
    <w:rsid w:val="00142167"/>
    <w:rsid w:val="001434EE"/>
    <w:rsid w:val="0014389F"/>
    <w:rsid w:val="00144FC3"/>
    <w:rsid w:val="00145D7A"/>
    <w:rsid w:val="001460E9"/>
    <w:rsid w:val="001467C7"/>
    <w:rsid w:val="00150EBA"/>
    <w:rsid w:val="00150EDD"/>
    <w:rsid w:val="00151434"/>
    <w:rsid w:val="00151946"/>
    <w:rsid w:val="00151985"/>
    <w:rsid w:val="0015231F"/>
    <w:rsid w:val="00152655"/>
    <w:rsid w:val="00152D3C"/>
    <w:rsid w:val="00154A72"/>
    <w:rsid w:val="00154ABE"/>
    <w:rsid w:val="00154BBD"/>
    <w:rsid w:val="00155C08"/>
    <w:rsid w:val="00155DC3"/>
    <w:rsid w:val="00155EA8"/>
    <w:rsid w:val="00155EEA"/>
    <w:rsid w:val="001566FA"/>
    <w:rsid w:val="001578C0"/>
    <w:rsid w:val="00157EBF"/>
    <w:rsid w:val="00157FB6"/>
    <w:rsid w:val="001612BA"/>
    <w:rsid w:val="001614DF"/>
    <w:rsid w:val="00161771"/>
    <w:rsid w:val="00162398"/>
    <w:rsid w:val="00162528"/>
    <w:rsid w:val="00162E91"/>
    <w:rsid w:val="00162FB7"/>
    <w:rsid w:val="00163120"/>
    <w:rsid w:val="001634A7"/>
    <w:rsid w:val="0016353E"/>
    <w:rsid w:val="001641B1"/>
    <w:rsid w:val="00165C2A"/>
    <w:rsid w:val="0016765C"/>
    <w:rsid w:val="00167F5B"/>
    <w:rsid w:val="00171DF4"/>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1627"/>
    <w:rsid w:val="001929AE"/>
    <w:rsid w:val="00192F56"/>
    <w:rsid w:val="00194126"/>
    <w:rsid w:val="00194D69"/>
    <w:rsid w:val="00194EF4"/>
    <w:rsid w:val="0019523C"/>
    <w:rsid w:val="00195A39"/>
    <w:rsid w:val="0019649D"/>
    <w:rsid w:val="00196716"/>
    <w:rsid w:val="00196DB6"/>
    <w:rsid w:val="00196FDF"/>
    <w:rsid w:val="001A0008"/>
    <w:rsid w:val="001A07E5"/>
    <w:rsid w:val="001A1C40"/>
    <w:rsid w:val="001A2920"/>
    <w:rsid w:val="001A2FDA"/>
    <w:rsid w:val="001A304B"/>
    <w:rsid w:val="001A4D49"/>
    <w:rsid w:val="001A4FF3"/>
    <w:rsid w:val="001A521A"/>
    <w:rsid w:val="001A66CF"/>
    <w:rsid w:val="001A72A9"/>
    <w:rsid w:val="001A75CA"/>
    <w:rsid w:val="001A7AF5"/>
    <w:rsid w:val="001A7B37"/>
    <w:rsid w:val="001A7CF8"/>
    <w:rsid w:val="001B0E5D"/>
    <w:rsid w:val="001B0E99"/>
    <w:rsid w:val="001B13D0"/>
    <w:rsid w:val="001B1BD1"/>
    <w:rsid w:val="001B23BC"/>
    <w:rsid w:val="001B298E"/>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643A"/>
    <w:rsid w:val="001F653E"/>
    <w:rsid w:val="00201A14"/>
    <w:rsid w:val="002020D7"/>
    <w:rsid w:val="002029AE"/>
    <w:rsid w:val="00202B0A"/>
    <w:rsid w:val="00202BC0"/>
    <w:rsid w:val="002039F6"/>
    <w:rsid w:val="002049C5"/>
    <w:rsid w:val="0020566F"/>
    <w:rsid w:val="002058E6"/>
    <w:rsid w:val="00205AA5"/>
    <w:rsid w:val="00205CA9"/>
    <w:rsid w:val="00205D25"/>
    <w:rsid w:val="00206857"/>
    <w:rsid w:val="00206CF4"/>
    <w:rsid w:val="00207061"/>
    <w:rsid w:val="00211DA3"/>
    <w:rsid w:val="002129FD"/>
    <w:rsid w:val="00213535"/>
    <w:rsid w:val="00214124"/>
    <w:rsid w:val="002143F2"/>
    <w:rsid w:val="002148F7"/>
    <w:rsid w:val="00215EB4"/>
    <w:rsid w:val="00216A8C"/>
    <w:rsid w:val="00216EAA"/>
    <w:rsid w:val="002171C3"/>
    <w:rsid w:val="00217475"/>
    <w:rsid w:val="00217A8B"/>
    <w:rsid w:val="00217BE8"/>
    <w:rsid w:val="002213B4"/>
    <w:rsid w:val="002214F5"/>
    <w:rsid w:val="00222E5B"/>
    <w:rsid w:val="0022321D"/>
    <w:rsid w:val="00223636"/>
    <w:rsid w:val="00223F2A"/>
    <w:rsid w:val="00224161"/>
    <w:rsid w:val="00225AD9"/>
    <w:rsid w:val="00230247"/>
    <w:rsid w:val="00230663"/>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537F"/>
    <w:rsid w:val="00246A01"/>
    <w:rsid w:val="002472C9"/>
    <w:rsid w:val="00250758"/>
    <w:rsid w:val="002507B7"/>
    <w:rsid w:val="00251C6C"/>
    <w:rsid w:val="002537DA"/>
    <w:rsid w:val="00253E69"/>
    <w:rsid w:val="002548BF"/>
    <w:rsid w:val="00254AB8"/>
    <w:rsid w:val="00254DE9"/>
    <w:rsid w:val="002550F9"/>
    <w:rsid w:val="0025725F"/>
    <w:rsid w:val="002575AC"/>
    <w:rsid w:val="00260986"/>
    <w:rsid w:val="00260D00"/>
    <w:rsid w:val="00260F76"/>
    <w:rsid w:val="002617CA"/>
    <w:rsid w:val="002637A2"/>
    <w:rsid w:val="00264511"/>
    <w:rsid w:val="00264D40"/>
    <w:rsid w:val="00265626"/>
    <w:rsid w:val="002660C5"/>
    <w:rsid w:val="00266D94"/>
    <w:rsid w:val="00267027"/>
    <w:rsid w:val="00267B9C"/>
    <w:rsid w:val="002702FC"/>
    <w:rsid w:val="002702FD"/>
    <w:rsid w:val="002707A6"/>
    <w:rsid w:val="002708D9"/>
    <w:rsid w:val="002714AC"/>
    <w:rsid w:val="002733D2"/>
    <w:rsid w:val="0027350A"/>
    <w:rsid w:val="002737BC"/>
    <w:rsid w:val="00274C49"/>
    <w:rsid w:val="00276514"/>
    <w:rsid w:val="0027797D"/>
    <w:rsid w:val="00277D1C"/>
    <w:rsid w:val="002800AF"/>
    <w:rsid w:val="002818D0"/>
    <w:rsid w:val="00282196"/>
    <w:rsid w:val="002821F2"/>
    <w:rsid w:val="002824FD"/>
    <w:rsid w:val="00282721"/>
    <w:rsid w:val="00283B27"/>
    <w:rsid w:val="00283C2A"/>
    <w:rsid w:val="00283D18"/>
    <w:rsid w:val="002842E9"/>
    <w:rsid w:val="002849D7"/>
    <w:rsid w:val="00285681"/>
    <w:rsid w:val="00286675"/>
    <w:rsid w:val="00286930"/>
    <w:rsid w:val="00287A90"/>
    <w:rsid w:val="00290963"/>
    <w:rsid w:val="00290B02"/>
    <w:rsid w:val="00290D16"/>
    <w:rsid w:val="00291150"/>
    <w:rsid w:val="00291529"/>
    <w:rsid w:val="0029223C"/>
    <w:rsid w:val="0029246F"/>
    <w:rsid w:val="002942DE"/>
    <w:rsid w:val="002943E1"/>
    <w:rsid w:val="002944CB"/>
    <w:rsid w:val="00294C14"/>
    <w:rsid w:val="00296F52"/>
    <w:rsid w:val="00297444"/>
    <w:rsid w:val="00297914"/>
    <w:rsid w:val="002A036F"/>
    <w:rsid w:val="002A03AD"/>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5BB6"/>
    <w:rsid w:val="002B63B2"/>
    <w:rsid w:val="002B690D"/>
    <w:rsid w:val="002B6E7C"/>
    <w:rsid w:val="002B6F65"/>
    <w:rsid w:val="002C016C"/>
    <w:rsid w:val="002C0AB0"/>
    <w:rsid w:val="002C132C"/>
    <w:rsid w:val="002C1AE2"/>
    <w:rsid w:val="002C25E3"/>
    <w:rsid w:val="002C3115"/>
    <w:rsid w:val="002C36DF"/>
    <w:rsid w:val="002C59FF"/>
    <w:rsid w:val="002C5CBC"/>
    <w:rsid w:val="002C68B3"/>
    <w:rsid w:val="002C6D20"/>
    <w:rsid w:val="002C6F41"/>
    <w:rsid w:val="002C700A"/>
    <w:rsid w:val="002D0D41"/>
    <w:rsid w:val="002D1492"/>
    <w:rsid w:val="002D2129"/>
    <w:rsid w:val="002D3C4F"/>
    <w:rsid w:val="002D3CF9"/>
    <w:rsid w:val="002D4FDB"/>
    <w:rsid w:val="002D6134"/>
    <w:rsid w:val="002D654C"/>
    <w:rsid w:val="002D6BBB"/>
    <w:rsid w:val="002D7064"/>
    <w:rsid w:val="002D7634"/>
    <w:rsid w:val="002D7BA0"/>
    <w:rsid w:val="002E0016"/>
    <w:rsid w:val="002E05E6"/>
    <w:rsid w:val="002E06F0"/>
    <w:rsid w:val="002E0EE3"/>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15"/>
    <w:rsid w:val="002F2580"/>
    <w:rsid w:val="002F26CA"/>
    <w:rsid w:val="002F2C89"/>
    <w:rsid w:val="002F34F7"/>
    <w:rsid w:val="002F406B"/>
    <w:rsid w:val="002F42C6"/>
    <w:rsid w:val="002F4B70"/>
    <w:rsid w:val="002F6B04"/>
    <w:rsid w:val="00300407"/>
    <w:rsid w:val="00300637"/>
    <w:rsid w:val="00300D0E"/>
    <w:rsid w:val="003017B9"/>
    <w:rsid w:val="00302151"/>
    <w:rsid w:val="0030357E"/>
    <w:rsid w:val="00304C88"/>
    <w:rsid w:val="00306220"/>
    <w:rsid w:val="003063B5"/>
    <w:rsid w:val="0030745D"/>
    <w:rsid w:val="0031029C"/>
    <w:rsid w:val="00310313"/>
    <w:rsid w:val="003105E2"/>
    <w:rsid w:val="00312A0B"/>
    <w:rsid w:val="00312A6C"/>
    <w:rsid w:val="0031311B"/>
    <w:rsid w:val="00313D82"/>
    <w:rsid w:val="00317F7F"/>
    <w:rsid w:val="00320A65"/>
    <w:rsid w:val="00322676"/>
    <w:rsid w:val="0032310D"/>
    <w:rsid w:val="003232A0"/>
    <w:rsid w:val="0032419E"/>
    <w:rsid w:val="00324505"/>
    <w:rsid w:val="00324E03"/>
    <w:rsid w:val="0032587E"/>
    <w:rsid w:val="003279F6"/>
    <w:rsid w:val="0033021C"/>
    <w:rsid w:val="00330340"/>
    <w:rsid w:val="00330993"/>
    <w:rsid w:val="00331FB2"/>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A0D"/>
    <w:rsid w:val="00344D3E"/>
    <w:rsid w:val="003454EC"/>
    <w:rsid w:val="003459FA"/>
    <w:rsid w:val="00346222"/>
    <w:rsid w:val="003462D1"/>
    <w:rsid w:val="003464EB"/>
    <w:rsid w:val="00346B65"/>
    <w:rsid w:val="00347038"/>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877"/>
    <w:rsid w:val="00357B0B"/>
    <w:rsid w:val="00360593"/>
    <w:rsid w:val="00360E8D"/>
    <w:rsid w:val="003617B3"/>
    <w:rsid w:val="00361C0D"/>
    <w:rsid w:val="00363F4F"/>
    <w:rsid w:val="00364219"/>
    <w:rsid w:val="00365C52"/>
    <w:rsid w:val="00365D19"/>
    <w:rsid w:val="00367EA6"/>
    <w:rsid w:val="0037127D"/>
    <w:rsid w:val="0037239B"/>
    <w:rsid w:val="00372B18"/>
    <w:rsid w:val="00374076"/>
    <w:rsid w:val="0037438F"/>
    <w:rsid w:val="00374D3F"/>
    <w:rsid w:val="003767D7"/>
    <w:rsid w:val="0037690C"/>
    <w:rsid w:val="00376CCD"/>
    <w:rsid w:val="003808AD"/>
    <w:rsid w:val="003811EC"/>
    <w:rsid w:val="003814B1"/>
    <w:rsid w:val="00381928"/>
    <w:rsid w:val="00381BE4"/>
    <w:rsid w:val="00382C54"/>
    <w:rsid w:val="003832B0"/>
    <w:rsid w:val="00383D19"/>
    <w:rsid w:val="00384335"/>
    <w:rsid w:val="003843D9"/>
    <w:rsid w:val="003859C7"/>
    <w:rsid w:val="00386490"/>
    <w:rsid w:val="00386CC7"/>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019"/>
    <w:rsid w:val="003A1FBB"/>
    <w:rsid w:val="003A44AC"/>
    <w:rsid w:val="003A46AA"/>
    <w:rsid w:val="003A47ED"/>
    <w:rsid w:val="003A5E91"/>
    <w:rsid w:val="003A7977"/>
    <w:rsid w:val="003A7D21"/>
    <w:rsid w:val="003B00F1"/>
    <w:rsid w:val="003B0742"/>
    <w:rsid w:val="003B24AE"/>
    <w:rsid w:val="003B2A16"/>
    <w:rsid w:val="003B3A32"/>
    <w:rsid w:val="003B406A"/>
    <w:rsid w:val="003B451C"/>
    <w:rsid w:val="003B4B5C"/>
    <w:rsid w:val="003B59D1"/>
    <w:rsid w:val="003B6271"/>
    <w:rsid w:val="003B6D8B"/>
    <w:rsid w:val="003C1AC2"/>
    <w:rsid w:val="003C3A05"/>
    <w:rsid w:val="003C3B59"/>
    <w:rsid w:val="003C45AE"/>
    <w:rsid w:val="003C4895"/>
    <w:rsid w:val="003C498E"/>
    <w:rsid w:val="003C5241"/>
    <w:rsid w:val="003C5FAB"/>
    <w:rsid w:val="003C6E1C"/>
    <w:rsid w:val="003C6F68"/>
    <w:rsid w:val="003C798F"/>
    <w:rsid w:val="003D01D9"/>
    <w:rsid w:val="003D06FD"/>
    <w:rsid w:val="003D09B3"/>
    <w:rsid w:val="003D1094"/>
    <w:rsid w:val="003D12C6"/>
    <w:rsid w:val="003D27A0"/>
    <w:rsid w:val="003D2901"/>
    <w:rsid w:val="003D29D5"/>
    <w:rsid w:val="003D45C8"/>
    <w:rsid w:val="003D4721"/>
    <w:rsid w:val="003D4FDD"/>
    <w:rsid w:val="003D676A"/>
    <w:rsid w:val="003D75A0"/>
    <w:rsid w:val="003E0CFC"/>
    <w:rsid w:val="003E4206"/>
    <w:rsid w:val="003E4470"/>
    <w:rsid w:val="003E4488"/>
    <w:rsid w:val="003E4AB0"/>
    <w:rsid w:val="003E50A1"/>
    <w:rsid w:val="003E51BD"/>
    <w:rsid w:val="003E5B04"/>
    <w:rsid w:val="003E6AD6"/>
    <w:rsid w:val="003E6C28"/>
    <w:rsid w:val="003E78BA"/>
    <w:rsid w:val="003E78FC"/>
    <w:rsid w:val="003F04FB"/>
    <w:rsid w:val="003F0E65"/>
    <w:rsid w:val="003F2437"/>
    <w:rsid w:val="003F3E82"/>
    <w:rsid w:val="003F3EA8"/>
    <w:rsid w:val="003F3F57"/>
    <w:rsid w:val="003F4168"/>
    <w:rsid w:val="003F42A2"/>
    <w:rsid w:val="003F4477"/>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B8E"/>
    <w:rsid w:val="00426C64"/>
    <w:rsid w:val="00426FBC"/>
    <w:rsid w:val="00426FC8"/>
    <w:rsid w:val="004274E0"/>
    <w:rsid w:val="0043167A"/>
    <w:rsid w:val="00431F46"/>
    <w:rsid w:val="004328FF"/>
    <w:rsid w:val="00433FCA"/>
    <w:rsid w:val="004347E8"/>
    <w:rsid w:val="00434C4D"/>
    <w:rsid w:val="0043531A"/>
    <w:rsid w:val="004357FD"/>
    <w:rsid w:val="004359F2"/>
    <w:rsid w:val="00437414"/>
    <w:rsid w:val="00437FD6"/>
    <w:rsid w:val="00440D16"/>
    <w:rsid w:val="00440F91"/>
    <w:rsid w:val="0044277F"/>
    <w:rsid w:val="00442E42"/>
    <w:rsid w:val="004440C6"/>
    <w:rsid w:val="00445B9E"/>
    <w:rsid w:val="004508AB"/>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62F9"/>
    <w:rsid w:val="004873F4"/>
    <w:rsid w:val="004876BA"/>
    <w:rsid w:val="00487F5E"/>
    <w:rsid w:val="00490FEE"/>
    <w:rsid w:val="00491345"/>
    <w:rsid w:val="00491F2C"/>
    <w:rsid w:val="00493234"/>
    <w:rsid w:val="00493AC2"/>
    <w:rsid w:val="0049400A"/>
    <w:rsid w:val="00495637"/>
    <w:rsid w:val="004957BE"/>
    <w:rsid w:val="004961C4"/>
    <w:rsid w:val="0049721E"/>
    <w:rsid w:val="00497BDA"/>
    <w:rsid w:val="00497EE8"/>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1FD0"/>
    <w:rsid w:val="004C34A8"/>
    <w:rsid w:val="004C46D3"/>
    <w:rsid w:val="004C4DD7"/>
    <w:rsid w:val="004C6380"/>
    <w:rsid w:val="004C78EC"/>
    <w:rsid w:val="004C79EE"/>
    <w:rsid w:val="004D0D70"/>
    <w:rsid w:val="004D0E64"/>
    <w:rsid w:val="004D2E85"/>
    <w:rsid w:val="004D59C6"/>
    <w:rsid w:val="004D6BB0"/>
    <w:rsid w:val="004E0E7C"/>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04E"/>
    <w:rsid w:val="004F5AA8"/>
    <w:rsid w:val="004F5E42"/>
    <w:rsid w:val="004F7D1C"/>
    <w:rsid w:val="00500662"/>
    <w:rsid w:val="00501925"/>
    <w:rsid w:val="005025CA"/>
    <w:rsid w:val="0050314D"/>
    <w:rsid w:val="0050349C"/>
    <w:rsid w:val="005035C7"/>
    <w:rsid w:val="00504115"/>
    <w:rsid w:val="00504925"/>
    <w:rsid w:val="00504E6B"/>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6B00"/>
    <w:rsid w:val="00517476"/>
    <w:rsid w:val="0051798B"/>
    <w:rsid w:val="00522292"/>
    <w:rsid w:val="005229DC"/>
    <w:rsid w:val="005239FE"/>
    <w:rsid w:val="00524B0F"/>
    <w:rsid w:val="005256F4"/>
    <w:rsid w:val="005266CB"/>
    <w:rsid w:val="00527E07"/>
    <w:rsid w:val="00530BC3"/>
    <w:rsid w:val="00530BFE"/>
    <w:rsid w:val="00531544"/>
    <w:rsid w:val="005319E9"/>
    <w:rsid w:val="00531A18"/>
    <w:rsid w:val="00531F24"/>
    <w:rsid w:val="00532EC8"/>
    <w:rsid w:val="00533089"/>
    <w:rsid w:val="00533FCE"/>
    <w:rsid w:val="00535064"/>
    <w:rsid w:val="00535838"/>
    <w:rsid w:val="00535FCA"/>
    <w:rsid w:val="0053660D"/>
    <w:rsid w:val="00536BC6"/>
    <w:rsid w:val="005372CF"/>
    <w:rsid w:val="00537657"/>
    <w:rsid w:val="00537721"/>
    <w:rsid w:val="00540914"/>
    <w:rsid w:val="005409B2"/>
    <w:rsid w:val="005414EB"/>
    <w:rsid w:val="00542D55"/>
    <w:rsid w:val="00543500"/>
    <w:rsid w:val="00543C7D"/>
    <w:rsid w:val="00544406"/>
    <w:rsid w:val="005447AC"/>
    <w:rsid w:val="00546F9F"/>
    <w:rsid w:val="00547421"/>
    <w:rsid w:val="005477DD"/>
    <w:rsid w:val="00547A98"/>
    <w:rsid w:val="00550550"/>
    <w:rsid w:val="00552F9E"/>
    <w:rsid w:val="0055461A"/>
    <w:rsid w:val="00554970"/>
    <w:rsid w:val="00555735"/>
    <w:rsid w:val="00555F39"/>
    <w:rsid w:val="00556E78"/>
    <w:rsid w:val="00556F6A"/>
    <w:rsid w:val="00557342"/>
    <w:rsid w:val="005578AC"/>
    <w:rsid w:val="00560AAB"/>
    <w:rsid w:val="00560CE1"/>
    <w:rsid w:val="00561BA0"/>
    <w:rsid w:val="00561C5F"/>
    <w:rsid w:val="005622E8"/>
    <w:rsid w:val="00562896"/>
    <w:rsid w:val="00563057"/>
    <w:rsid w:val="00563393"/>
    <w:rsid w:val="00564335"/>
    <w:rsid w:val="0056444C"/>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82F"/>
    <w:rsid w:val="00596D4C"/>
    <w:rsid w:val="00597748"/>
    <w:rsid w:val="00597EC7"/>
    <w:rsid w:val="005A037B"/>
    <w:rsid w:val="005A1C0C"/>
    <w:rsid w:val="005A1D75"/>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C03"/>
    <w:rsid w:val="005B03CB"/>
    <w:rsid w:val="005B3757"/>
    <w:rsid w:val="005B3B0C"/>
    <w:rsid w:val="005B5F80"/>
    <w:rsid w:val="005B6409"/>
    <w:rsid w:val="005B6CCB"/>
    <w:rsid w:val="005B7036"/>
    <w:rsid w:val="005B75D9"/>
    <w:rsid w:val="005B7EF6"/>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813"/>
    <w:rsid w:val="005D7D63"/>
    <w:rsid w:val="005D7DC3"/>
    <w:rsid w:val="005E178E"/>
    <w:rsid w:val="005E2094"/>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4C"/>
    <w:rsid w:val="006040AE"/>
    <w:rsid w:val="00604AAF"/>
    <w:rsid w:val="00604B80"/>
    <w:rsid w:val="0060539E"/>
    <w:rsid w:val="00605FBF"/>
    <w:rsid w:val="006061C3"/>
    <w:rsid w:val="0060661D"/>
    <w:rsid w:val="0060672B"/>
    <w:rsid w:val="006078FC"/>
    <w:rsid w:val="00607E36"/>
    <w:rsid w:val="00610812"/>
    <w:rsid w:val="006109E8"/>
    <w:rsid w:val="00610BAF"/>
    <w:rsid w:val="00610FF3"/>
    <w:rsid w:val="006112C8"/>
    <w:rsid w:val="006115AF"/>
    <w:rsid w:val="00611CEE"/>
    <w:rsid w:val="00612033"/>
    <w:rsid w:val="0061226A"/>
    <w:rsid w:val="0061278C"/>
    <w:rsid w:val="00613412"/>
    <w:rsid w:val="00613851"/>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8DF"/>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1A90"/>
    <w:rsid w:val="00652665"/>
    <w:rsid w:val="00652B0A"/>
    <w:rsid w:val="006535DA"/>
    <w:rsid w:val="00655D30"/>
    <w:rsid w:val="00657825"/>
    <w:rsid w:val="00657F2E"/>
    <w:rsid w:val="00661494"/>
    <w:rsid w:val="00661A95"/>
    <w:rsid w:val="00661B7D"/>
    <w:rsid w:val="00661E6D"/>
    <w:rsid w:val="00662397"/>
    <w:rsid w:val="0066312B"/>
    <w:rsid w:val="00663B5E"/>
    <w:rsid w:val="00663F72"/>
    <w:rsid w:val="006647BA"/>
    <w:rsid w:val="006651F4"/>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345"/>
    <w:rsid w:val="00675E89"/>
    <w:rsid w:val="00676674"/>
    <w:rsid w:val="0067719F"/>
    <w:rsid w:val="00677866"/>
    <w:rsid w:val="0067791F"/>
    <w:rsid w:val="00680779"/>
    <w:rsid w:val="006807C6"/>
    <w:rsid w:val="00682E0A"/>
    <w:rsid w:val="006837E5"/>
    <w:rsid w:val="00683A2D"/>
    <w:rsid w:val="00683DA8"/>
    <w:rsid w:val="0068421F"/>
    <w:rsid w:val="00684753"/>
    <w:rsid w:val="00684972"/>
    <w:rsid w:val="00686869"/>
    <w:rsid w:val="00686997"/>
    <w:rsid w:val="0068716E"/>
    <w:rsid w:val="00687254"/>
    <w:rsid w:val="006904EA"/>
    <w:rsid w:val="0069082B"/>
    <w:rsid w:val="006912AD"/>
    <w:rsid w:val="00691B67"/>
    <w:rsid w:val="00691DDA"/>
    <w:rsid w:val="0069293E"/>
    <w:rsid w:val="00692A7C"/>
    <w:rsid w:val="00693A5B"/>
    <w:rsid w:val="006943BD"/>
    <w:rsid w:val="00694869"/>
    <w:rsid w:val="00694C6B"/>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4E3B"/>
    <w:rsid w:val="006A5A9E"/>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04CF"/>
    <w:rsid w:val="006C1BD0"/>
    <w:rsid w:val="006C1E9B"/>
    <w:rsid w:val="006C24DD"/>
    <w:rsid w:val="006C3308"/>
    <w:rsid w:val="006C38AD"/>
    <w:rsid w:val="006C43DC"/>
    <w:rsid w:val="006C4BE6"/>
    <w:rsid w:val="006C4FFD"/>
    <w:rsid w:val="006C5500"/>
    <w:rsid w:val="006C55FA"/>
    <w:rsid w:val="006C6203"/>
    <w:rsid w:val="006C6312"/>
    <w:rsid w:val="006C6ABE"/>
    <w:rsid w:val="006C7E82"/>
    <w:rsid w:val="006C7EC9"/>
    <w:rsid w:val="006D01CC"/>
    <w:rsid w:val="006D0CD9"/>
    <w:rsid w:val="006D0FDC"/>
    <w:rsid w:val="006D218F"/>
    <w:rsid w:val="006D23BA"/>
    <w:rsid w:val="006D2F3F"/>
    <w:rsid w:val="006D3272"/>
    <w:rsid w:val="006D38F3"/>
    <w:rsid w:val="006D4239"/>
    <w:rsid w:val="006D44F6"/>
    <w:rsid w:val="006D46F3"/>
    <w:rsid w:val="006D59E7"/>
    <w:rsid w:val="006D68B6"/>
    <w:rsid w:val="006D7F3E"/>
    <w:rsid w:val="006E044F"/>
    <w:rsid w:val="006E0515"/>
    <w:rsid w:val="006E348E"/>
    <w:rsid w:val="006E3AE2"/>
    <w:rsid w:val="006E3D46"/>
    <w:rsid w:val="006E4F1B"/>
    <w:rsid w:val="006E57F2"/>
    <w:rsid w:val="006E6504"/>
    <w:rsid w:val="006E7E11"/>
    <w:rsid w:val="006F0B1E"/>
    <w:rsid w:val="006F1214"/>
    <w:rsid w:val="006F1A8A"/>
    <w:rsid w:val="006F1EB4"/>
    <w:rsid w:val="006F25E7"/>
    <w:rsid w:val="006F2CB5"/>
    <w:rsid w:val="006F2F25"/>
    <w:rsid w:val="006F36D4"/>
    <w:rsid w:val="006F3A98"/>
    <w:rsid w:val="006F3B54"/>
    <w:rsid w:val="006F43D5"/>
    <w:rsid w:val="006F482F"/>
    <w:rsid w:val="006F5191"/>
    <w:rsid w:val="006F52B3"/>
    <w:rsid w:val="006F5739"/>
    <w:rsid w:val="006F7A13"/>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2FAD"/>
    <w:rsid w:val="00714499"/>
    <w:rsid w:val="00715ED2"/>
    <w:rsid w:val="00715F19"/>
    <w:rsid w:val="00716129"/>
    <w:rsid w:val="00716D9F"/>
    <w:rsid w:val="00716DFC"/>
    <w:rsid w:val="007174CF"/>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5AF5"/>
    <w:rsid w:val="00735FE0"/>
    <w:rsid w:val="00735FF5"/>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4A57"/>
    <w:rsid w:val="007453A9"/>
    <w:rsid w:val="00751881"/>
    <w:rsid w:val="007518C3"/>
    <w:rsid w:val="00752831"/>
    <w:rsid w:val="007536A4"/>
    <w:rsid w:val="007538E9"/>
    <w:rsid w:val="00753C77"/>
    <w:rsid w:val="00754B24"/>
    <w:rsid w:val="007555BB"/>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4DFB"/>
    <w:rsid w:val="00775486"/>
    <w:rsid w:val="00775B9D"/>
    <w:rsid w:val="007768C3"/>
    <w:rsid w:val="00780A34"/>
    <w:rsid w:val="00782D7D"/>
    <w:rsid w:val="0078532D"/>
    <w:rsid w:val="00785FA3"/>
    <w:rsid w:val="0078619E"/>
    <w:rsid w:val="00786214"/>
    <w:rsid w:val="0078626B"/>
    <w:rsid w:val="00786ACE"/>
    <w:rsid w:val="0078753B"/>
    <w:rsid w:val="00790885"/>
    <w:rsid w:val="00791122"/>
    <w:rsid w:val="00791551"/>
    <w:rsid w:val="00792A33"/>
    <w:rsid w:val="00792C4D"/>
    <w:rsid w:val="007941C5"/>
    <w:rsid w:val="00794D92"/>
    <w:rsid w:val="00794DF0"/>
    <w:rsid w:val="00794EEA"/>
    <w:rsid w:val="007950EC"/>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2E74"/>
    <w:rsid w:val="007F321D"/>
    <w:rsid w:val="007F3754"/>
    <w:rsid w:val="007F4E09"/>
    <w:rsid w:val="007F50DA"/>
    <w:rsid w:val="007F5799"/>
    <w:rsid w:val="007F66FD"/>
    <w:rsid w:val="007F6A39"/>
    <w:rsid w:val="007F785C"/>
    <w:rsid w:val="00800311"/>
    <w:rsid w:val="00800756"/>
    <w:rsid w:val="00801015"/>
    <w:rsid w:val="008011DB"/>
    <w:rsid w:val="00801A9A"/>
    <w:rsid w:val="0080275E"/>
    <w:rsid w:val="0080334B"/>
    <w:rsid w:val="00803377"/>
    <w:rsid w:val="00804EDD"/>
    <w:rsid w:val="00806294"/>
    <w:rsid w:val="00806337"/>
    <w:rsid w:val="00806703"/>
    <w:rsid w:val="008069DD"/>
    <w:rsid w:val="00807284"/>
    <w:rsid w:val="00807716"/>
    <w:rsid w:val="00811CA4"/>
    <w:rsid w:val="0081219D"/>
    <w:rsid w:val="00812A17"/>
    <w:rsid w:val="00812A58"/>
    <w:rsid w:val="00812C27"/>
    <w:rsid w:val="00812DAA"/>
    <w:rsid w:val="00812EC0"/>
    <w:rsid w:val="00815FA3"/>
    <w:rsid w:val="00816472"/>
    <w:rsid w:val="00816B82"/>
    <w:rsid w:val="00817237"/>
    <w:rsid w:val="0082012C"/>
    <w:rsid w:val="00820257"/>
    <w:rsid w:val="00820FEF"/>
    <w:rsid w:val="00822756"/>
    <w:rsid w:val="0082292C"/>
    <w:rsid w:val="008245CC"/>
    <w:rsid w:val="00824EEB"/>
    <w:rsid w:val="008255B0"/>
    <w:rsid w:val="00825CE9"/>
    <w:rsid w:val="00825FF7"/>
    <w:rsid w:val="00827DC6"/>
    <w:rsid w:val="008307B1"/>
    <w:rsid w:val="00830800"/>
    <w:rsid w:val="00833373"/>
    <w:rsid w:val="008337F6"/>
    <w:rsid w:val="00834008"/>
    <w:rsid w:val="00834AFA"/>
    <w:rsid w:val="00835335"/>
    <w:rsid w:val="00835666"/>
    <w:rsid w:val="00835801"/>
    <w:rsid w:val="008405D8"/>
    <w:rsid w:val="00840664"/>
    <w:rsid w:val="00840A66"/>
    <w:rsid w:val="00840BB3"/>
    <w:rsid w:val="00840E6C"/>
    <w:rsid w:val="00840E7A"/>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02"/>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2C43"/>
    <w:rsid w:val="0087526C"/>
    <w:rsid w:val="008758E2"/>
    <w:rsid w:val="00875D9A"/>
    <w:rsid w:val="00875FC1"/>
    <w:rsid w:val="00876441"/>
    <w:rsid w:val="0087727B"/>
    <w:rsid w:val="00880DEA"/>
    <w:rsid w:val="0088107F"/>
    <w:rsid w:val="0088274D"/>
    <w:rsid w:val="00882D90"/>
    <w:rsid w:val="008837FE"/>
    <w:rsid w:val="00883F97"/>
    <w:rsid w:val="008841F0"/>
    <w:rsid w:val="00884200"/>
    <w:rsid w:val="0088682D"/>
    <w:rsid w:val="00891D5B"/>
    <w:rsid w:val="00891D5C"/>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56D6"/>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20CD"/>
    <w:rsid w:val="008D310A"/>
    <w:rsid w:val="008D4321"/>
    <w:rsid w:val="008E1065"/>
    <w:rsid w:val="008E14C0"/>
    <w:rsid w:val="008E2906"/>
    <w:rsid w:val="008E2964"/>
    <w:rsid w:val="008E35A5"/>
    <w:rsid w:val="008E36F3"/>
    <w:rsid w:val="008E42ED"/>
    <w:rsid w:val="008E45AE"/>
    <w:rsid w:val="008E4716"/>
    <w:rsid w:val="008E4C7C"/>
    <w:rsid w:val="008E533C"/>
    <w:rsid w:val="008E6F38"/>
    <w:rsid w:val="008E7874"/>
    <w:rsid w:val="008E78FD"/>
    <w:rsid w:val="008F03B6"/>
    <w:rsid w:val="008F061B"/>
    <w:rsid w:val="008F0C28"/>
    <w:rsid w:val="008F12E8"/>
    <w:rsid w:val="008F2BBD"/>
    <w:rsid w:val="008F3000"/>
    <w:rsid w:val="008F3294"/>
    <w:rsid w:val="008F3F4E"/>
    <w:rsid w:val="008F51E6"/>
    <w:rsid w:val="008F5CAB"/>
    <w:rsid w:val="008F655C"/>
    <w:rsid w:val="008F781C"/>
    <w:rsid w:val="008F7C49"/>
    <w:rsid w:val="00900783"/>
    <w:rsid w:val="009013AE"/>
    <w:rsid w:val="009015B0"/>
    <w:rsid w:val="009017C4"/>
    <w:rsid w:val="00901E05"/>
    <w:rsid w:val="0090243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297"/>
    <w:rsid w:val="00925B09"/>
    <w:rsid w:val="00926491"/>
    <w:rsid w:val="00927C1D"/>
    <w:rsid w:val="00927C5C"/>
    <w:rsid w:val="009307C2"/>
    <w:rsid w:val="00930BD1"/>
    <w:rsid w:val="00930C8E"/>
    <w:rsid w:val="0093124A"/>
    <w:rsid w:val="009318B1"/>
    <w:rsid w:val="0093218D"/>
    <w:rsid w:val="00932CD7"/>
    <w:rsid w:val="00933B3F"/>
    <w:rsid w:val="00933D04"/>
    <w:rsid w:val="0093483A"/>
    <w:rsid w:val="00934CB0"/>
    <w:rsid w:val="00934F73"/>
    <w:rsid w:val="00936FCE"/>
    <w:rsid w:val="00937D4D"/>
    <w:rsid w:val="009408CC"/>
    <w:rsid w:val="00940BA7"/>
    <w:rsid w:val="009428A6"/>
    <w:rsid w:val="009429B7"/>
    <w:rsid w:val="009433F0"/>
    <w:rsid w:val="0094358F"/>
    <w:rsid w:val="00943C4C"/>
    <w:rsid w:val="009446A6"/>
    <w:rsid w:val="00945020"/>
    <w:rsid w:val="009460B8"/>
    <w:rsid w:val="00946367"/>
    <w:rsid w:val="00946E12"/>
    <w:rsid w:val="00947889"/>
    <w:rsid w:val="00947D33"/>
    <w:rsid w:val="009501B6"/>
    <w:rsid w:val="00951B07"/>
    <w:rsid w:val="00952BAE"/>
    <w:rsid w:val="00952D5D"/>
    <w:rsid w:val="00953104"/>
    <w:rsid w:val="00953B26"/>
    <w:rsid w:val="009550E9"/>
    <w:rsid w:val="00955589"/>
    <w:rsid w:val="00955F90"/>
    <w:rsid w:val="00956223"/>
    <w:rsid w:val="00957692"/>
    <w:rsid w:val="009602BD"/>
    <w:rsid w:val="00961DAC"/>
    <w:rsid w:val="00962324"/>
    <w:rsid w:val="0096355A"/>
    <w:rsid w:val="00963E01"/>
    <w:rsid w:val="00963EF9"/>
    <w:rsid w:val="00964F53"/>
    <w:rsid w:val="009650D6"/>
    <w:rsid w:val="00965B55"/>
    <w:rsid w:val="00965E2A"/>
    <w:rsid w:val="00966868"/>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5EE"/>
    <w:rsid w:val="00981754"/>
    <w:rsid w:val="00982CB9"/>
    <w:rsid w:val="009830C1"/>
    <w:rsid w:val="009834E9"/>
    <w:rsid w:val="009838EF"/>
    <w:rsid w:val="00983F8D"/>
    <w:rsid w:val="00985947"/>
    <w:rsid w:val="00985E22"/>
    <w:rsid w:val="00985EF8"/>
    <w:rsid w:val="00986046"/>
    <w:rsid w:val="00986528"/>
    <w:rsid w:val="00986BAE"/>
    <w:rsid w:val="00987623"/>
    <w:rsid w:val="00990403"/>
    <w:rsid w:val="009905D2"/>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169"/>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5F67"/>
    <w:rsid w:val="009D6B49"/>
    <w:rsid w:val="009E0036"/>
    <w:rsid w:val="009E0481"/>
    <w:rsid w:val="009E0A61"/>
    <w:rsid w:val="009E0E88"/>
    <w:rsid w:val="009E3518"/>
    <w:rsid w:val="009E3DBD"/>
    <w:rsid w:val="009E5333"/>
    <w:rsid w:val="009F1300"/>
    <w:rsid w:val="009F285B"/>
    <w:rsid w:val="009F315B"/>
    <w:rsid w:val="009F368B"/>
    <w:rsid w:val="009F3796"/>
    <w:rsid w:val="009F3FF5"/>
    <w:rsid w:val="009F4D8B"/>
    <w:rsid w:val="009F54E9"/>
    <w:rsid w:val="009F5AEE"/>
    <w:rsid w:val="009F6756"/>
    <w:rsid w:val="009F6A43"/>
    <w:rsid w:val="009F70C8"/>
    <w:rsid w:val="00A001E1"/>
    <w:rsid w:val="00A01232"/>
    <w:rsid w:val="00A01681"/>
    <w:rsid w:val="00A017BC"/>
    <w:rsid w:val="00A01E7D"/>
    <w:rsid w:val="00A0238B"/>
    <w:rsid w:val="00A025B4"/>
    <w:rsid w:val="00A03850"/>
    <w:rsid w:val="00A03D63"/>
    <w:rsid w:val="00A03F5B"/>
    <w:rsid w:val="00A05160"/>
    <w:rsid w:val="00A05CCC"/>
    <w:rsid w:val="00A07551"/>
    <w:rsid w:val="00A1097D"/>
    <w:rsid w:val="00A138C5"/>
    <w:rsid w:val="00A1548E"/>
    <w:rsid w:val="00A15636"/>
    <w:rsid w:val="00A15C27"/>
    <w:rsid w:val="00A161E1"/>
    <w:rsid w:val="00A16796"/>
    <w:rsid w:val="00A17873"/>
    <w:rsid w:val="00A20954"/>
    <w:rsid w:val="00A2390C"/>
    <w:rsid w:val="00A2394E"/>
    <w:rsid w:val="00A24194"/>
    <w:rsid w:val="00A251AA"/>
    <w:rsid w:val="00A25373"/>
    <w:rsid w:val="00A25A89"/>
    <w:rsid w:val="00A27149"/>
    <w:rsid w:val="00A27DAD"/>
    <w:rsid w:val="00A301E4"/>
    <w:rsid w:val="00A321FD"/>
    <w:rsid w:val="00A3485B"/>
    <w:rsid w:val="00A34B6D"/>
    <w:rsid w:val="00A35196"/>
    <w:rsid w:val="00A35D8A"/>
    <w:rsid w:val="00A36370"/>
    <w:rsid w:val="00A40409"/>
    <w:rsid w:val="00A4098B"/>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48"/>
    <w:rsid w:val="00A515A2"/>
    <w:rsid w:val="00A520C0"/>
    <w:rsid w:val="00A5210F"/>
    <w:rsid w:val="00A57272"/>
    <w:rsid w:val="00A57DD1"/>
    <w:rsid w:val="00A607AE"/>
    <w:rsid w:val="00A61290"/>
    <w:rsid w:val="00A61CD8"/>
    <w:rsid w:val="00A63818"/>
    <w:rsid w:val="00A65034"/>
    <w:rsid w:val="00A65A8B"/>
    <w:rsid w:val="00A66178"/>
    <w:rsid w:val="00A66501"/>
    <w:rsid w:val="00A66EA4"/>
    <w:rsid w:val="00A67EBB"/>
    <w:rsid w:val="00A71C5D"/>
    <w:rsid w:val="00A725C6"/>
    <w:rsid w:val="00A72738"/>
    <w:rsid w:val="00A728D3"/>
    <w:rsid w:val="00A73453"/>
    <w:rsid w:val="00A73C32"/>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246B"/>
    <w:rsid w:val="00AA527E"/>
    <w:rsid w:val="00AA6D38"/>
    <w:rsid w:val="00AA6E25"/>
    <w:rsid w:val="00AA73CE"/>
    <w:rsid w:val="00AA7B19"/>
    <w:rsid w:val="00AA7BE4"/>
    <w:rsid w:val="00AA7C11"/>
    <w:rsid w:val="00AB00A5"/>
    <w:rsid w:val="00AB047B"/>
    <w:rsid w:val="00AB053D"/>
    <w:rsid w:val="00AB0802"/>
    <w:rsid w:val="00AB0BD7"/>
    <w:rsid w:val="00AB10AC"/>
    <w:rsid w:val="00AB123E"/>
    <w:rsid w:val="00AB1613"/>
    <w:rsid w:val="00AB1709"/>
    <w:rsid w:val="00AB3D21"/>
    <w:rsid w:val="00AB48F0"/>
    <w:rsid w:val="00AB5D6D"/>
    <w:rsid w:val="00AB74DF"/>
    <w:rsid w:val="00AB7528"/>
    <w:rsid w:val="00AC0475"/>
    <w:rsid w:val="00AC0DB1"/>
    <w:rsid w:val="00AC1C7A"/>
    <w:rsid w:val="00AC1DE8"/>
    <w:rsid w:val="00AC1F85"/>
    <w:rsid w:val="00AC2A00"/>
    <w:rsid w:val="00AC39D6"/>
    <w:rsid w:val="00AC4D4A"/>
    <w:rsid w:val="00AC5B5A"/>
    <w:rsid w:val="00AD0706"/>
    <w:rsid w:val="00AD0DE8"/>
    <w:rsid w:val="00AD2104"/>
    <w:rsid w:val="00AD26C4"/>
    <w:rsid w:val="00AD2EE3"/>
    <w:rsid w:val="00AD4895"/>
    <w:rsid w:val="00AD52A6"/>
    <w:rsid w:val="00AD5B4B"/>
    <w:rsid w:val="00AD600E"/>
    <w:rsid w:val="00AD695B"/>
    <w:rsid w:val="00AD6D03"/>
    <w:rsid w:val="00AE05F6"/>
    <w:rsid w:val="00AE0EB6"/>
    <w:rsid w:val="00AE1870"/>
    <w:rsid w:val="00AE262C"/>
    <w:rsid w:val="00AE3603"/>
    <w:rsid w:val="00AE4EF9"/>
    <w:rsid w:val="00AE63B1"/>
    <w:rsid w:val="00AE63CB"/>
    <w:rsid w:val="00AE6523"/>
    <w:rsid w:val="00AE6CEA"/>
    <w:rsid w:val="00AE7DB6"/>
    <w:rsid w:val="00AF11D5"/>
    <w:rsid w:val="00AF1CFE"/>
    <w:rsid w:val="00AF1E93"/>
    <w:rsid w:val="00AF2BFC"/>
    <w:rsid w:val="00AF342B"/>
    <w:rsid w:val="00AF4215"/>
    <w:rsid w:val="00AF5ACD"/>
    <w:rsid w:val="00AF65B6"/>
    <w:rsid w:val="00AF7C24"/>
    <w:rsid w:val="00AF7CEA"/>
    <w:rsid w:val="00B00777"/>
    <w:rsid w:val="00B023BE"/>
    <w:rsid w:val="00B025B4"/>
    <w:rsid w:val="00B03A22"/>
    <w:rsid w:val="00B03A93"/>
    <w:rsid w:val="00B05C02"/>
    <w:rsid w:val="00B072E6"/>
    <w:rsid w:val="00B07452"/>
    <w:rsid w:val="00B1069F"/>
    <w:rsid w:val="00B1210C"/>
    <w:rsid w:val="00B1297A"/>
    <w:rsid w:val="00B133CE"/>
    <w:rsid w:val="00B14762"/>
    <w:rsid w:val="00B14C7A"/>
    <w:rsid w:val="00B16148"/>
    <w:rsid w:val="00B162D7"/>
    <w:rsid w:val="00B16681"/>
    <w:rsid w:val="00B16FEE"/>
    <w:rsid w:val="00B1718D"/>
    <w:rsid w:val="00B17692"/>
    <w:rsid w:val="00B20764"/>
    <w:rsid w:val="00B21872"/>
    <w:rsid w:val="00B2191D"/>
    <w:rsid w:val="00B223F2"/>
    <w:rsid w:val="00B22CF3"/>
    <w:rsid w:val="00B23F4D"/>
    <w:rsid w:val="00B252A5"/>
    <w:rsid w:val="00B25C40"/>
    <w:rsid w:val="00B25EF2"/>
    <w:rsid w:val="00B27EC8"/>
    <w:rsid w:val="00B300C9"/>
    <w:rsid w:val="00B3090D"/>
    <w:rsid w:val="00B32797"/>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65DB"/>
    <w:rsid w:val="00B5731D"/>
    <w:rsid w:val="00B5741A"/>
    <w:rsid w:val="00B62815"/>
    <w:rsid w:val="00B632FC"/>
    <w:rsid w:val="00B65D5B"/>
    <w:rsid w:val="00B66F50"/>
    <w:rsid w:val="00B672C7"/>
    <w:rsid w:val="00B7089B"/>
    <w:rsid w:val="00B71D66"/>
    <w:rsid w:val="00B72DFC"/>
    <w:rsid w:val="00B73140"/>
    <w:rsid w:val="00B73561"/>
    <w:rsid w:val="00B742D4"/>
    <w:rsid w:val="00B76C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0A51"/>
    <w:rsid w:val="00BB1965"/>
    <w:rsid w:val="00BB2F58"/>
    <w:rsid w:val="00BB38DF"/>
    <w:rsid w:val="00BB3C2F"/>
    <w:rsid w:val="00BB3FB1"/>
    <w:rsid w:val="00BB423F"/>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49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4A5F"/>
    <w:rsid w:val="00BF759A"/>
    <w:rsid w:val="00BF7BB7"/>
    <w:rsid w:val="00BF7C5F"/>
    <w:rsid w:val="00C002B2"/>
    <w:rsid w:val="00C01183"/>
    <w:rsid w:val="00C014C2"/>
    <w:rsid w:val="00C0217E"/>
    <w:rsid w:val="00C02B70"/>
    <w:rsid w:val="00C0479F"/>
    <w:rsid w:val="00C04E69"/>
    <w:rsid w:val="00C10A91"/>
    <w:rsid w:val="00C10EFA"/>
    <w:rsid w:val="00C12780"/>
    <w:rsid w:val="00C129AB"/>
    <w:rsid w:val="00C12F8C"/>
    <w:rsid w:val="00C13411"/>
    <w:rsid w:val="00C13A18"/>
    <w:rsid w:val="00C14E8E"/>
    <w:rsid w:val="00C1581B"/>
    <w:rsid w:val="00C1683E"/>
    <w:rsid w:val="00C17840"/>
    <w:rsid w:val="00C20FFF"/>
    <w:rsid w:val="00C21B23"/>
    <w:rsid w:val="00C220FD"/>
    <w:rsid w:val="00C227C2"/>
    <w:rsid w:val="00C22AEF"/>
    <w:rsid w:val="00C231D7"/>
    <w:rsid w:val="00C23CA9"/>
    <w:rsid w:val="00C24563"/>
    <w:rsid w:val="00C24BF2"/>
    <w:rsid w:val="00C24BFC"/>
    <w:rsid w:val="00C25C78"/>
    <w:rsid w:val="00C25DA1"/>
    <w:rsid w:val="00C2612C"/>
    <w:rsid w:val="00C302D4"/>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3A5"/>
    <w:rsid w:val="00C42A4E"/>
    <w:rsid w:val="00C4368D"/>
    <w:rsid w:val="00C43B95"/>
    <w:rsid w:val="00C44C82"/>
    <w:rsid w:val="00C4522D"/>
    <w:rsid w:val="00C470CB"/>
    <w:rsid w:val="00C500F0"/>
    <w:rsid w:val="00C50E38"/>
    <w:rsid w:val="00C50FF4"/>
    <w:rsid w:val="00C52361"/>
    <w:rsid w:val="00C52D94"/>
    <w:rsid w:val="00C540A2"/>
    <w:rsid w:val="00C55DA3"/>
    <w:rsid w:val="00C5734B"/>
    <w:rsid w:val="00C575DD"/>
    <w:rsid w:val="00C57775"/>
    <w:rsid w:val="00C605C3"/>
    <w:rsid w:val="00C609F6"/>
    <w:rsid w:val="00C60E2B"/>
    <w:rsid w:val="00C6251E"/>
    <w:rsid w:val="00C62668"/>
    <w:rsid w:val="00C62947"/>
    <w:rsid w:val="00C65216"/>
    <w:rsid w:val="00C652CD"/>
    <w:rsid w:val="00C65795"/>
    <w:rsid w:val="00C65EB9"/>
    <w:rsid w:val="00C679A3"/>
    <w:rsid w:val="00C679E5"/>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4A9"/>
    <w:rsid w:val="00C845FB"/>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2C78"/>
    <w:rsid w:val="00CC320B"/>
    <w:rsid w:val="00CC59EE"/>
    <w:rsid w:val="00CC6983"/>
    <w:rsid w:val="00CC6B30"/>
    <w:rsid w:val="00CC6D46"/>
    <w:rsid w:val="00CD12DD"/>
    <w:rsid w:val="00CD2519"/>
    <w:rsid w:val="00CD372F"/>
    <w:rsid w:val="00CD3F13"/>
    <w:rsid w:val="00CD3F78"/>
    <w:rsid w:val="00CD4AE6"/>
    <w:rsid w:val="00CD59EC"/>
    <w:rsid w:val="00CD5F9B"/>
    <w:rsid w:val="00CD6DE1"/>
    <w:rsid w:val="00CD7657"/>
    <w:rsid w:val="00CD78A4"/>
    <w:rsid w:val="00CE15F4"/>
    <w:rsid w:val="00CE1D5E"/>
    <w:rsid w:val="00CE1F3E"/>
    <w:rsid w:val="00CE3D7C"/>
    <w:rsid w:val="00CE4E56"/>
    <w:rsid w:val="00CE757C"/>
    <w:rsid w:val="00CE77B3"/>
    <w:rsid w:val="00CF2AED"/>
    <w:rsid w:val="00CF2E97"/>
    <w:rsid w:val="00CF3EAA"/>
    <w:rsid w:val="00CF45AF"/>
    <w:rsid w:val="00CF5A5B"/>
    <w:rsid w:val="00CF5C69"/>
    <w:rsid w:val="00CF79A0"/>
    <w:rsid w:val="00CF7B09"/>
    <w:rsid w:val="00CF7FAB"/>
    <w:rsid w:val="00D01D50"/>
    <w:rsid w:val="00D032ED"/>
    <w:rsid w:val="00D03D6F"/>
    <w:rsid w:val="00D03DD0"/>
    <w:rsid w:val="00D03FC5"/>
    <w:rsid w:val="00D04CF9"/>
    <w:rsid w:val="00D054DC"/>
    <w:rsid w:val="00D065AF"/>
    <w:rsid w:val="00D069F3"/>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27F"/>
    <w:rsid w:val="00D259F8"/>
    <w:rsid w:val="00D25AE2"/>
    <w:rsid w:val="00D26314"/>
    <w:rsid w:val="00D26354"/>
    <w:rsid w:val="00D26CBC"/>
    <w:rsid w:val="00D26E42"/>
    <w:rsid w:val="00D27019"/>
    <w:rsid w:val="00D27642"/>
    <w:rsid w:val="00D276AB"/>
    <w:rsid w:val="00D306E6"/>
    <w:rsid w:val="00D31B9C"/>
    <w:rsid w:val="00D343F9"/>
    <w:rsid w:val="00D349B1"/>
    <w:rsid w:val="00D363A6"/>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5D8"/>
    <w:rsid w:val="00D67CDC"/>
    <w:rsid w:val="00D70C68"/>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07A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97473"/>
    <w:rsid w:val="00DA0A80"/>
    <w:rsid w:val="00DA1EE4"/>
    <w:rsid w:val="00DA1F5D"/>
    <w:rsid w:val="00DA2188"/>
    <w:rsid w:val="00DA2360"/>
    <w:rsid w:val="00DA2411"/>
    <w:rsid w:val="00DA2535"/>
    <w:rsid w:val="00DA3696"/>
    <w:rsid w:val="00DA38BE"/>
    <w:rsid w:val="00DA5746"/>
    <w:rsid w:val="00DA5796"/>
    <w:rsid w:val="00DA683B"/>
    <w:rsid w:val="00DA719A"/>
    <w:rsid w:val="00DB1F54"/>
    <w:rsid w:val="00DB295C"/>
    <w:rsid w:val="00DB2CEC"/>
    <w:rsid w:val="00DB3E25"/>
    <w:rsid w:val="00DB5FCB"/>
    <w:rsid w:val="00DB7CCE"/>
    <w:rsid w:val="00DB7FE0"/>
    <w:rsid w:val="00DC115D"/>
    <w:rsid w:val="00DC1ECD"/>
    <w:rsid w:val="00DC21DE"/>
    <w:rsid w:val="00DC2287"/>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320A"/>
    <w:rsid w:val="00DE3A9B"/>
    <w:rsid w:val="00DE4493"/>
    <w:rsid w:val="00DE78D7"/>
    <w:rsid w:val="00DF0A7B"/>
    <w:rsid w:val="00DF1EAF"/>
    <w:rsid w:val="00DF2AA0"/>
    <w:rsid w:val="00DF40CC"/>
    <w:rsid w:val="00DF4E18"/>
    <w:rsid w:val="00DF5AD0"/>
    <w:rsid w:val="00DF78B8"/>
    <w:rsid w:val="00E002CC"/>
    <w:rsid w:val="00E0101E"/>
    <w:rsid w:val="00E01F69"/>
    <w:rsid w:val="00E02661"/>
    <w:rsid w:val="00E0293C"/>
    <w:rsid w:val="00E04396"/>
    <w:rsid w:val="00E045E9"/>
    <w:rsid w:val="00E04D4A"/>
    <w:rsid w:val="00E066B8"/>
    <w:rsid w:val="00E06DFB"/>
    <w:rsid w:val="00E071FE"/>
    <w:rsid w:val="00E07FEE"/>
    <w:rsid w:val="00E10026"/>
    <w:rsid w:val="00E1050B"/>
    <w:rsid w:val="00E1064F"/>
    <w:rsid w:val="00E10ECA"/>
    <w:rsid w:val="00E1538D"/>
    <w:rsid w:val="00E16830"/>
    <w:rsid w:val="00E16DC1"/>
    <w:rsid w:val="00E22B58"/>
    <w:rsid w:val="00E23368"/>
    <w:rsid w:val="00E255BA"/>
    <w:rsid w:val="00E3003B"/>
    <w:rsid w:val="00E3126A"/>
    <w:rsid w:val="00E313BF"/>
    <w:rsid w:val="00E321C6"/>
    <w:rsid w:val="00E323C0"/>
    <w:rsid w:val="00E32F43"/>
    <w:rsid w:val="00E336D0"/>
    <w:rsid w:val="00E33744"/>
    <w:rsid w:val="00E33E1B"/>
    <w:rsid w:val="00E3554B"/>
    <w:rsid w:val="00E358B0"/>
    <w:rsid w:val="00E35EA4"/>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02D6"/>
    <w:rsid w:val="00E60A7F"/>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06D"/>
    <w:rsid w:val="00E75893"/>
    <w:rsid w:val="00E760A9"/>
    <w:rsid w:val="00E8187B"/>
    <w:rsid w:val="00E81DFC"/>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5AA1"/>
    <w:rsid w:val="00E968BE"/>
    <w:rsid w:val="00E96DD4"/>
    <w:rsid w:val="00EA01EA"/>
    <w:rsid w:val="00EA054F"/>
    <w:rsid w:val="00EA1D2B"/>
    <w:rsid w:val="00EA1F1F"/>
    <w:rsid w:val="00EA226A"/>
    <w:rsid w:val="00EA27E2"/>
    <w:rsid w:val="00EA3600"/>
    <w:rsid w:val="00EA5E87"/>
    <w:rsid w:val="00EA61BC"/>
    <w:rsid w:val="00EA628C"/>
    <w:rsid w:val="00EB10FF"/>
    <w:rsid w:val="00EB1A09"/>
    <w:rsid w:val="00EB28E5"/>
    <w:rsid w:val="00EB2EF7"/>
    <w:rsid w:val="00EB4FA1"/>
    <w:rsid w:val="00EB58EC"/>
    <w:rsid w:val="00EB60A8"/>
    <w:rsid w:val="00EB657B"/>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6AF"/>
    <w:rsid w:val="00ED08BC"/>
    <w:rsid w:val="00ED116D"/>
    <w:rsid w:val="00ED12F5"/>
    <w:rsid w:val="00ED13A9"/>
    <w:rsid w:val="00ED1837"/>
    <w:rsid w:val="00ED1AEE"/>
    <w:rsid w:val="00ED324D"/>
    <w:rsid w:val="00ED3515"/>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8E9"/>
    <w:rsid w:val="00EE2F32"/>
    <w:rsid w:val="00EE3938"/>
    <w:rsid w:val="00EE462B"/>
    <w:rsid w:val="00EE5150"/>
    <w:rsid w:val="00EF0941"/>
    <w:rsid w:val="00EF15E8"/>
    <w:rsid w:val="00EF330D"/>
    <w:rsid w:val="00EF347C"/>
    <w:rsid w:val="00EF3488"/>
    <w:rsid w:val="00EF39A9"/>
    <w:rsid w:val="00EF3CE4"/>
    <w:rsid w:val="00EF50F5"/>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62E"/>
    <w:rsid w:val="00F16A21"/>
    <w:rsid w:val="00F20389"/>
    <w:rsid w:val="00F213CC"/>
    <w:rsid w:val="00F22681"/>
    <w:rsid w:val="00F232BB"/>
    <w:rsid w:val="00F235B9"/>
    <w:rsid w:val="00F23A03"/>
    <w:rsid w:val="00F23A1B"/>
    <w:rsid w:val="00F247B4"/>
    <w:rsid w:val="00F27F6C"/>
    <w:rsid w:val="00F306A1"/>
    <w:rsid w:val="00F30BC0"/>
    <w:rsid w:val="00F30DCB"/>
    <w:rsid w:val="00F31415"/>
    <w:rsid w:val="00F31FDA"/>
    <w:rsid w:val="00F3229C"/>
    <w:rsid w:val="00F33C4B"/>
    <w:rsid w:val="00F35C16"/>
    <w:rsid w:val="00F35E9E"/>
    <w:rsid w:val="00F4003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2ED"/>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3E8D"/>
    <w:rsid w:val="00F83F55"/>
    <w:rsid w:val="00F843FB"/>
    <w:rsid w:val="00F85CF0"/>
    <w:rsid w:val="00F8601D"/>
    <w:rsid w:val="00F866C4"/>
    <w:rsid w:val="00F873D6"/>
    <w:rsid w:val="00F87F2D"/>
    <w:rsid w:val="00F90524"/>
    <w:rsid w:val="00F91363"/>
    <w:rsid w:val="00F9198C"/>
    <w:rsid w:val="00F92DD4"/>
    <w:rsid w:val="00F92FE2"/>
    <w:rsid w:val="00F95F88"/>
    <w:rsid w:val="00FA0AA5"/>
    <w:rsid w:val="00FA0FEE"/>
    <w:rsid w:val="00FA1338"/>
    <w:rsid w:val="00FA17A9"/>
    <w:rsid w:val="00FA192F"/>
    <w:rsid w:val="00FA1B98"/>
    <w:rsid w:val="00FA27BC"/>
    <w:rsid w:val="00FA2BA2"/>
    <w:rsid w:val="00FA2D43"/>
    <w:rsid w:val="00FA3A42"/>
    <w:rsid w:val="00FA5925"/>
    <w:rsid w:val="00FA5963"/>
    <w:rsid w:val="00FA63CA"/>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C65AA"/>
    <w:rsid w:val="00FD0306"/>
    <w:rsid w:val="00FD1384"/>
    <w:rsid w:val="00FD1B9A"/>
    <w:rsid w:val="00FD1BCF"/>
    <w:rsid w:val="00FD2375"/>
    <w:rsid w:val="00FD281E"/>
    <w:rsid w:val="00FD3725"/>
    <w:rsid w:val="00FD3BBC"/>
    <w:rsid w:val="00FD5E23"/>
    <w:rsid w:val="00FD64B3"/>
    <w:rsid w:val="00FD78C6"/>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2B1B"/>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95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151946"/>
    <w:pPr>
      <w:jc w:val="both"/>
      <w:outlineLvl w:val="0"/>
      <w:pPrChange w:id="0" w:author="Sohan Madhav Bangaru" w:date="2017-05-03T12:48:00Z">
        <w:pPr>
          <w:spacing w:before="220" w:after="80"/>
          <w:ind w:left="280" w:hanging="280"/>
          <w:jc w:val="both"/>
          <w:outlineLvl w:val="0"/>
        </w:pPr>
      </w:pPrChange>
    </w:pPr>
    <w:rPr>
      <w:rFonts w:ascii="Linux Biolinum" w:eastAsia="Times New Roman" w:hAnsi="Linux Biolinum" w:cs="Times New Roman"/>
      <w:b/>
      <w:sz w:val="22"/>
      <w:lang w:val="en-US" w:eastAsia="en-US"/>
      <w:rPrChange w:id="0" w:author="Sohan Madhav Bangaru" w:date="2017-05-03T12:48:00Z">
        <w:rPr>
          <w:rFonts w:ascii="Linux Biolinum" w:hAnsi="Linux Biolinum"/>
          <w:b/>
          <w:sz w:val="22"/>
          <w:lang w:val="en-US" w:eastAsia="en-US" w:bidi="ar-SA"/>
        </w:rPr>
      </w:rPrChange>
    </w:rPr>
  </w:style>
  <w:style w:type="paragraph" w:customStyle="1" w:styleId="Head2">
    <w:name w:val="Head2"/>
    <w:autoRedefine/>
    <w:qFormat/>
    <w:rsid w:val="008F655C"/>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style>
  <w:style w:type="paragraph" w:customStyle="1" w:styleId="Titledocument">
    <w:name w:val="Title_document"/>
    <w:autoRedefine/>
    <w:qFormat/>
    <w:rsid w:val="00E1050B"/>
    <w:pPr>
      <w:spacing w:before="100" w:after="100"/>
      <w:outlineLvl w:val="0"/>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b/>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DE320A"/>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E320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9446A6"/>
    <w:pPr>
      <w:spacing w:before="220" w:after="240"/>
      <w:jc w:val="center"/>
      <w:outlineLvl w:val="0"/>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9446A6"/>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986528"/>
    <w:pPr>
      <w:spacing w:line="264" w:lineRule="auto"/>
      <w:jc w:val="both"/>
      <w:pPrChange w:id="1" w:author="Sohan Madhav Bangaru" w:date="2017-05-03T12:50:00Z">
        <w:pPr>
          <w:spacing w:line="264" w:lineRule="auto"/>
          <w:jc w:val="both"/>
        </w:pPr>
      </w:pPrChange>
    </w:pPr>
    <w:rPr>
      <w:rFonts w:ascii="Linux Libertine" w:eastAsiaTheme="minorHAnsi" w:hAnsi="Linux Libertine" w:cstheme="minorBidi"/>
      <w:sz w:val="18"/>
      <w:szCs w:val="22"/>
      <w:lang w:val="en-US" w:eastAsia="en-US"/>
      <w:rPrChange w:id="1" w:author="Sohan Madhav Bangaru" w:date="2017-05-03T12:50:00Z">
        <w:rPr>
          <w:rFonts w:ascii="Linux Libertine" w:eastAsiaTheme="minorHAnsi" w:hAnsi="Linux Libertine" w:cstheme="minorBidi"/>
          <w:sz w:val="18"/>
          <w:szCs w:val="22"/>
          <w:lang w:val="en-US" w:eastAsia="en-US" w:bidi="ar-SA"/>
        </w:rPr>
      </w:rPrChange>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autoRedefine/>
    <w:qFormat/>
    <w:rsid w:val="00400D77"/>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5477DD"/>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5477DD"/>
  </w:style>
  <w:style w:type="character" w:customStyle="1" w:styleId="TableFootnoteChar">
    <w:name w:val="TableFootnote Char"/>
    <w:basedOn w:val="DefaultParagraphFont"/>
    <w:link w:val="TableFootnote"/>
    <w:rsid w:val="005477DD"/>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3E4AB0"/>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pPr>
  </w:style>
  <w:style w:type="paragraph" w:customStyle="1" w:styleId="PullQuote">
    <w:name w:val="PullQuote"/>
    <w:basedOn w:val="Para"/>
    <w:qFormat/>
    <w:rsid w:val="005477DD"/>
    <w:pPr>
      <w:shd w:val="clear" w:color="auto" w:fill="EAF1DD" w:themeFill="accent3" w:themeFillTint="33"/>
      <w:ind w:left="1134" w:right="1134"/>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4"/>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4"/>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 w:type="paragraph" w:styleId="DocumentMap">
    <w:name w:val="Document Map"/>
    <w:basedOn w:val="Normal"/>
    <w:link w:val="DocumentMapChar"/>
    <w:semiHidden/>
    <w:unhideWhenUsed/>
    <w:rsid w:val="00B76CD4"/>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semiHidden/>
    <w:rsid w:val="00B76CD4"/>
    <w:rPr>
      <w:rFonts w:ascii="Times New Roman" w:eastAsiaTheme="minorHAnsi" w:hAnsi="Times New Roman" w:cs="Times New Roman"/>
      <w:sz w:val="24"/>
      <w:szCs w:val="24"/>
      <w:lang w:val="en-US" w:eastAsia="en-US"/>
    </w:rPr>
  </w:style>
  <w:style w:type="paragraph" w:styleId="Revision">
    <w:name w:val="Revision"/>
    <w:hidden/>
    <w:uiPriority w:val="99"/>
    <w:semiHidden/>
    <w:rsid w:val="00B76CD4"/>
    <w:rPr>
      <w:rFonts w:ascii="Linux Libertine" w:eastAsiaTheme="minorHAnsi" w:hAnsi="Linux Libertine" w:cstheme="minorBidi"/>
      <w:sz w:val="18"/>
      <w:szCs w:val="22"/>
      <w:lang w:val="en-US" w:eastAsia="en-US"/>
    </w:rPr>
  </w:style>
  <w:style w:type="character" w:customStyle="1" w:styleId="apple-converted-space">
    <w:name w:val="apple-converted-space"/>
    <w:basedOn w:val="DefaultParagraphFont"/>
    <w:rsid w:val="00157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968">
      <w:bodyDiv w:val="1"/>
      <w:marLeft w:val="0"/>
      <w:marRight w:val="0"/>
      <w:marTop w:val="0"/>
      <w:marBottom w:val="0"/>
      <w:divBdr>
        <w:top w:val="none" w:sz="0" w:space="0" w:color="auto"/>
        <w:left w:val="none" w:sz="0" w:space="0" w:color="auto"/>
        <w:bottom w:val="none" w:sz="0" w:space="0" w:color="auto"/>
        <w:right w:val="none" w:sz="0" w:space="0" w:color="auto"/>
      </w:divBdr>
      <w:divsChild>
        <w:div w:id="1621570887">
          <w:marLeft w:val="0"/>
          <w:marRight w:val="0"/>
          <w:marTop w:val="0"/>
          <w:marBottom w:val="0"/>
          <w:divBdr>
            <w:top w:val="none" w:sz="0" w:space="0" w:color="auto"/>
            <w:left w:val="none" w:sz="0" w:space="0" w:color="auto"/>
            <w:bottom w:val="none" w:sz="0" w:space="0" w:color="auto"/>
            <w:right w:val="none" w:sz="0" w:space="0" w:color="auto"/>
          </w:divBdr>
          <w:divsChild>
            <w:div w:id="1541893217">
              <w:marLeft w:val="0"/>
              <w:marRight w:val="0"/>
              <w:marTop w:val="0"/>
              <w:marBottom w:val="0"/>
              <w:divBdr>
                <w:top w:val="none" w:sz="0" w:space="0" w:color="auto"/>
                <w:left w:val="none" w:sz="0" w:space="0" w:color="auto"/>
                <w:bottom w:val="none" w:sz="0" w:space="0" w:color="auto"/>
                <w:right w:val="none" w:sz="0" w:space="0" w:color="auto"/>
              </w:divBdr>
              <w:divsChild>
                <w:div w:id="17951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9503">
      <w:bodyDiv w:val="1"/>
      <w:marLeft w:val="0"/>
      <w:marRight w:val="0"/>
      <w:marTop w:val="0"/>
      <w:marBottom w:val="0"/>
      <w:divBdr>
        <w:top w:val="none" w:sz="0" w:space="0" w:color="auto"/>
        <w:left w:val="none" w:sz="0" w:space="0" w:color="auto"/>
        <w:bottom w:val="none" w:sz="0" w:space="0" w:color="auto"/>
        <w:right w:val="none" w:sz="0" w:space="0" w:color="auto"/>
      </w:divBdr>
      <w:divsChild>
        <w:div w:id="607157274">
          <w:marLeft w:val="0"/>
          <w:marRight w:val="0"/>
          <w:marTop w:val="0"/>
          <w:marBottom w:val="0"/>
          <w:divBdr>
            <w:top w:val="none" w:sz="0" w:space="0" w:color="auto"/>
            <w:left w:val="none" w:sz="0" w:space="0" w:color="auto"/>
            <w:bottom w:val="none" w:sz="0" w:space="0" w:color="auto"/>
            <w:right w:val="none" w:sz="0" w:space="0" w:color="auto"/>
          </w:divBdr>
          <w:divsChild>
            <w:div w:id="1912351014">
              <w:marLeft w:val="0"/>
              <w:marRight w:val="0"/>
              <w:marTop w:val="0"/>
              <w:marBottom w:val="0"/>
              <w:divBdr>
                <w:top w:val="none" w:sz="0" w:space="0" w:color="auto"/>
                <w:left w:val="none" w:sz="0" w:space="0" w:color="auto"/>
                <w:bottom w:val="none" w:sz="0" w:space="0" w:color="auto"/>
                <w:right w:val="none" w:sz="0" w:space="0" w:color="auto"/>
              </w:divBdr>
              <w:divsChild>
                <w:div w:id="17509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99982789">
      <w:bodyDiv w:val="1"/>
      <w:marLeft w:val="0"/>
      <w:marRight w:val="0"/>
      <w:marTop w:val="0"/>
      <w:marBottom w:val="0"/>
      <w:divBdr>
        <w:top w:val="none" w:sz="0" w:space="0" w:color="auto"/>
        <w:left w:val="none" w:sz="0" w:space="0" w:color="auto"/>
        <w:bottom w:val="none" w:sz="0" w:space="0" w:color="auto"/>
        <w:right w:val="none" w:sz="0" w:space="0" w:color="auto"/>
      </w:divBdr>
    </w:div>
    <w:div w:id="439758839">
      <w:bodyDiv w:val="1"/>
      <w:marLeft w:val="0"/>
      <w:marRight w:val="0"/>
      <w:marTop w:val="0"/>
      <w:marBottom w:val="0"/>
      <w:divBdr>
        <w:top w:val="none" w:sz="0" w:space="0" w:color="auto"/>
        <w:left w:val="none" w:sz="0" w:space="0" w:color="auto"/>
        <w:bottom w:val="none" w:sz="0" w:space="0" w:color="auto"/>
        <w:right w:val="none" w:sz="0" w:space="0" w:color="auto"/>
      </w:divBdr>
    </w:div>
    <w:div w:id="582956990">
      <w:bodyDiv w:val="1"/>
      <w:marLeft w:val="0"/>
      <w:marRight w:val="0"/>
      <w:marTop w:val="0"/>
      <w:marBottom w:val="0"/>
      <w:divBdr>
        <w:top w:val="none" w:sz="0" w:space="0" w:color="auto"/>
        <w:left w:val="none" w:sz="0" w:space="0" w:color="auto"/>
        <w:bottom w:val="none" w:sz="0" w:space="0" w:color="auto"/>
        <w:right w:val="none" w:sz="0" w:space="0" w:color="auto"/>
      </w:divBdr>
    </w:div>
    <w:div w:id="617490351">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453518">
      <w:bodyDiv w:val="1"/>
      <w:marLeft w:val="0"/>
      <w:marRight w:val="0"/>
      <w:marTop w:val="0"/>
      <w:marBottom w:val="0"/>
      <w:divBdr>
        <w:top w:val="none" w:sz="0" w:space="0" w:color="auto"/>
        <w:left w:val="none" w:sz="0" w:space="0" w:color="auto"/>
        <w:bottom w:val="none" w:sz="0" w:space="0" w:color="auto"/>
        <w:right w:val="none" w:sz="0" w:space="0" w:color="auto"/>
      </w:divBdr>
    </w:div>
    <w:div w:id="866603900">
      <w:bodyDiv w:val="1"/>
      <w:marLeft w:val="0"/>
      <w:marRight w:val="0"/>
      <w:marTop w:val="0"/>
      <w:marBottom w:val="0"/>
      <w:divBdr>
        <w:top w:val="none" w:sz="0" w:space="0" w:color="auto"/>
        <w:left w:val="none" w:sz="0" w:space="0" w:color="auto"/>
        <w:bottom w:val="none" w:sz="0" w:space="0" w:color="auto"/>
        <w:right w:val="none" w:sz="0" w:space="0" w:color="auto"/>
      </w:divBdr>
    </w:div>
    <w:div w:id="87939298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59228844">
      <w:bodyDiv w:val="1"/>
      <w:marLeft w:val="0"/>
      <w:marRight w:val="0"/>
      <w:marTop w:val="0"/>
      <w:marBottom w:val="0"/>
      <w:divBdr>
        <w:top w:val="none" w:sz="0" w:space="0" w:color="auto"/>
        <w:left w:val="none" w:sz="0" w:space="0" w:color="auto"/>
        <w:bottom w:val="none" w:sz="0" w:space="0" w:color="auto"/>
        <w:right w:val="none" w:sz="0" w:space="0" w:color="auto"/>
      </w:divBdr>
    </w:div>
    <w:div w:id="1397780201">
      <w:bodyDiv w:val="1"/>
      <w:marLeft w:val="0"/>
      <w:marRight w:val="0"/>
      <w:marTop w:val="0"/>
      <w:marBottom w:val="0"/>
      <w:divBdr>
        <w:top w:val="none" w:sz="0" w:space="0" w:color="auto"/>
        <w:left w:val="none" w:sz="0" w:space="0" w:color="auto"/>
        <w:bottom w:val="none" w:sz="0" w:space="0" w:color="auto"/>
        <w:right w:val="none" w:sz="0" w:space="0" w:color="auto"/>
      </w:divBdr>
      <w:divsChild>
        <w:div w:id="303002040">
          <w:marLeft w:val="0"/>
          <w:marRight w:val="0"/>
          <w:marTop w:val="0"/>
          <w:marBottom w:val="0"/>
          <w:divBdr>
            <w:top w:val="none" w:sz="0" w:space="0" w:color="auto"/>
            <w:left w:val="none" w:sz="0" w:space="0" w:color="auto"/>
            <w:bottom w:val="none" w:sz="0" w:space="0" w:color="auto"/>
            <w:right w:val="none" w:sz="0" w:space="0" w:color="auto"/>
          </w:divBdr>
          <w:divsChild>
            <w:div w:id="1394310523">
              <w:marLeft w:val="0"/>
              <w:marRight w:val="0"/>
              <w:marTop w:val="0"/>
              <w:marBottom w:val="0"/>
              <w:divBdr>
                <w:top w:val="none" w:sz="0" w:space="0" w:color="auto"/>
                <w:left w:val="none" w:sz="0" w:space="0" w:color="auto"/>
                <w:bottom w:val="none" w:sz="0" w:space="0" w:color="auto"/>
                <w:right w:val="none" w:sz="0" w:space="0" w:color="auto"/>
              </w:divBdr>
              <w:divsChild>
                <w:div w:id="17130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7035409">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90741129">
      <w:bodyDiv w:val="1"/>
      <w:marLeft w:val="0"/>
      <w:marRight w:val="0"/>
      <w:marTop w:val="0"/>
      <w:marBottom w:val="0"/>
      <w:divBdr>
        <w:top w:val="none" w:sz="0" w:space="0" w:color="auto"/>
        <w:left w:val="none" w:sz="0" w:space="0" w:color="auto"/>
        <w:bottom w:val="none" w:sz="0" w:space="0" w:color="auto"/>
        <w:right w:val="none" w:sz="0" w:space="0" w:color="auto"/>
      </w:divBdr>
    </w:div>
    <w:div w:id="1990860372">
      <w:bodyDiv w:val="1"/>
      <w:marLeft w:val="0"/>
      <w:marRight w:val="0"/>
      <w:marTop w:val="0"/>
      <w:marBottom w:val="0"/>
      <w:divBdr>
        <w:top w:val="none" w:sz="0" w:space="0" w:color="auto"/>
        <w:left w:val="none" w:sz="0" w:space="0" w:color="auto"/>
        <w:bottom w:val="none" w:sz="0" w:space="0" w:color="auto"/>
        <w:right w:val="none" w:sz="0" w:space="0" w:color="auto"/>
      </w:divBdr>
    </w:div>
    <w:div w:id="206112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acm.org/sigs/publications/sigguide-v2.2sp" TargetMode="External"/></Relationship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mailto:smbangar@asu.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s://github.com/IMOD-ASU/imod-mobile" TargetMode="External"/><Relationship Id="rId36" Type="http://schemas.openxmlformats.org/officeDocument/2006/relationships/header" Target="header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0ED74B2-4056-2740-8B29-7C627DAB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C:\Users\umesh.vishwakarma\Desktop\myday\19-12-2016\ACM_Word_template\ACM_Word_template\ACM\Templates\Windows\ACM.dotm</Template>
  <TotalTime>1</TotalTime>
  <Pages>17</Pages>
  <Words>6490</Words>
  <Characters>36995</Characters>
  <Application>Microsoft Macintosh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43399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Sohan Madhav Bangaru</cp:lastModifiedBy>
  <cp:revision>3</cp:revision>
  <cp:lastPrinted>2017-01-10T11:34:00Z</cp:lastPrinted>
  <dcterms:created xsi:type="dcterms:W3CDTF">2017-05-03T19:57:00Z</dcterms:created>
  <dcterms:modified xsi:type="dcterms:W3CDTF">2017-05-03T19:58:00Z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